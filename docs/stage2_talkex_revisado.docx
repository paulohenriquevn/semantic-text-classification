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90D8" w14:textId="77777777" w:rsidR="00165EEE" w:rsidRDefault="00165EEE"/>
    <w:p w14:paraId="0C7D6685" w14:textId="77777777" w:rsidR="00165EEE" w:rsidRDefault="005F3E40">
      <w:pPr>
        <w:spacing w:after="0" w:line="480" w:lineRule="exact"/>
        <w:jc w:val="center"/>
      </w:pPr>
      <w:r>
        <w:rPr>
          <w:rFonts w:ascii="Times New Roman" w:hAnsi="Times New Roman"/>
          <w:sz w:val="24"/>
        </w:rPr>
        <w:t>PAULO HENRIQUE VIEIRA NASCIMENTO</w:t>
      </w:r>
    </w:p>
    <w:p w14:paraId="41D2AAB2" w14:textId="77777777" w:rsidR="00165EEE" w:rsidRDefault="005F3E40">
      <w:pPr>
        <w:spacing w:after="0" w:line="480" w:lineRule="exact"/>
        <w:jc w:val="center"/>
      </w:pPr>
      <w:r>
        <w:rPr>
          <w:rFonts w:ascii="Times New Roman" w:hAnsi="Times New Roman"/>
          <w:sz w:val="24"/>
        </w:rPr>
        <w:t>CAUÊ CAVICHIOLI LEÃO</w:t>
      </w:r>
    </w:p>
    <w:p w14:paraId="49EB5936" w14:textId="77777777" w:rsidR="00165EEE" w:rsidRDefault="005F3E40">
      <w:pPr>
        <w:spacing w:after="0" w:line="480" w:lineRule="exact"/>
        <w:jc w:val="center"/>
      </w:pPr>
      <w:r>
        <w:rPr>
          <w:rFonts w:ascii="Times New Roman" w:hAnsi="Times New Roman"/>
          <w:sz w:val="24"/>
        </w:rPr>
        <w:t>SUELE SUSAN FEITOSA SOUSA</w:t>
      </w:r>
    </w:p>
    <w:p w14:paraId="64CA51B2" w14:textId="77777777" w:rsidR="00165EEE" w:rsidRDefault="00165EEE">
      <w:pPr>
        <w:spacing w:after="0" w:line="480" w:lineRule="exact"/>
        <w:jc w:val="both"/>
      </w:pPr>
    </w:p>
    <w:p w14:paraId="40ACF4C7" w14:textId="77777777" w:rsidR="00165EEE" w:rsidRDefault="00165EEE">
      <w:pPr>
        <w:spacing w:after="0" w:line="480" w:lineRule="exact"/>
        <w:jc w:val="both"/>
      </w:pPr>
    </w:p>
    <w:p w14:paraId="46374B56" w14:textId="77777777" w:rsidR="00165EEE" w:rsidRDefault="00165EEE">
      <w:pPr>
        <w:spacing w:after="0" w:line="480" w:lineRule="exact"/>
        <w:jc w:val="both"/>
      </w:pPr>
    </w:p>
    <w:p w14:paraId="5252024D" w14:textId="77777777" w:rsidR="00165EEE" w:rsidRDefault="00165EEE">
      <w:pPr>
        <w:spacing w:after="0" w:line="480" w:lineRule="exact"/>
        <w:jc w:val="both"/>
      </w:pPr>
    </w:p>
    <w:p w14:paraId="2F2F1891" w14:textId="77777777" w:rsidR="00165EEE" w:rsidRDefault="00165EEE">
      <w:pPr>
        <w:spacing w:after="0" w:line="480" w:lineRule="exact"/>
        <w:jc w:val="both"/>
      </w:pPr>
    </w:p>
    <w:p w14:paraId="3CCE4F4A" w14:textId="77777777" w:rsidR="00165EEE" w:rsidRDefault="00165EEE">
      <w:pPr>
        <w:spacing w:after="0" w:line="480" w:lineRule="exact"/>
        <w:jc w:val="both"/>
      </w:pPr>
    </w:p>
    <w:p w14:paraId="51C490D7" w14:textId="77777777" w:rsidR="00165EEE" w:rsidRDefault="00165EEE">
      <w:pPr>
        <w:spacing w:after="0" w:line="480" w:lineRule="exact"/>
        <w:jc w:val="both"/>
      </w:pPr>
    </w:p>
    <w:p w14:paraId="7CF56277" w14:textId="77777777" w:rsidR="00165EEE" w:rsidRDefault="00165EEE">
      <w:pPr>
        <w:spacing w:after="0" w:line="480" w:lineRule="exact"/>
        <w:jc w:val="both"/>
      </w:pPr>
    </w:p>
    <w:p w14:paraId="6CCF71AE" w14:textId="77777777" w:rsidR="00165EEE" w:rsidRDefault="005F3E40">
      <w:pPr>
        <w:spacing w:after="240" w:line="480" w:lineRule="exact"/>
        <w:jc w:val="center"/>
      </w:pPr>
      <w:r>
        <w:rPr>
          <w:rFonts w:ascii="Times New Roman" w:hAnsi="Times New Roman"/>
          <w:b/>
          <w:sz w:val="24"/>
        </w:rPr>
        <w:t>PROJETO DE PESQUISA</w:t>
      </w:r>
    </w:p>
    <w:p w14:paraId="6D490330" w14:textId="77777777" w:rsidR="00165EEE" w:rsidRDefault="005F3E40">
      <w:pPr>
        <w:spacing w:after="480" w:line="480" w:lineRule="exact"/>
        <w:jc w:val="center"/>
      </w:pPr>
      <w:r>
        <w:rPr>
          <w:rFonts w:ascii="Times New Roman" w:hAnsi="Times New Roman"/>
          <w:b/>
          <w:sz w:val="24"/>
        </w:rPr>
        <w:t>TalkEx: Uma Arquitetura Híbrida Cascateada para Classificação de Intenções em Conversas</w:t>
      </w:r>
    </w:p>
    <w:p w14:paraId="250C46B2" w14:textId="77777777" w:rsidR="00165EEE" w:rsidRDefault="005F3E40">
      <w:pPr>
        <w:spacing w:after="0" w:line="480" w:lineRule="exact"/>
        <w:ind w:left="4535"/>
        <w:jc w:val="right"/>
      </w:pPr>
      <w:r>
        <w:rPr>
          <w:rFonts w:ascii="Times New Roman" w:hAnsi="Times New Roman"/>
          <w:sz w:val="24"/>
        </w:rPr>
        <w:t>Projeto de Pesquisa apresentado ao</w:t>
      </w:r>
      <w:r>
        <w:rPr>
          <w:rFonts w:ascii="Times New Roman" w:hAnsi="Times New Roman"/>
          <w:sz w:val="24"/>
        </w:rPr>
        <w:br/>
        <w:t>Programa de Capacitação e Formação do</w:t>
      </w:r>
      <w:r>
        <w:rPr>
          <w:rFonts w:ascii="Times New Roman" w:hAnsi="Times New Roman"/>
          <w:sz w:val="24"/>
        </w:rPr>
        <w:br/>
        <w:t>Centro de Competências Embrapii em</w:t>
      </w:r>
      <w:r>
        <w:rPr>
          <w:rFonts w:ascii="Times New Roman" w:hAnsi="Times New Roman"/>
          <w:sz w:val="24"/>
        </w:rPr>
        <w:br/>
        <w:t>Tecnologias Imersivas (AKCIT) como</w:t>
      </w:r>
      <w:r>
        <w:rPr>
          <w:rFonts w:ascii="Times New Roman" w:hAnsi="Times New Roman"/>
          <w:sz w:val="24"/>
        </w:rPr>
        <w:br/>
        <w:t>parte dos requisitos para elaboração do</w:t>
      </w:r>
      <w:r>
        <w:rPr>
          <w:rFonts w:ascii="Times New Roman" w:hAnsi="Times New Roman"/>
          <w:sz w:val="24"/>
        </w:rPr>
        <w:br/>
        <w:t>Trabalho de Conclusão de Curso.</w:t>
      </w:r>
    </w:p>
    <w:p w14:paraId="6300D0B0" w14:textId="77777777" w:rsidR="00165EEE" w:rsidRDefault="00165EEE">
      <w:pPr>
        <w:spacing w:after="0" w:line="480" w:lineRule="exact"/>
        <w:jc w:val="both"/>
      </w:pPr>
    </w:p>
    <w:p w14:paraId="3152C85B" w14:textId="77777777" w:rsidR="00165EEE" w:rsidRDefault="00165EEE">
      <w:pPr>
        <w:spacing w:after="0" w:line="480" w:lineRule="exact"/>
        <w:jc w:val="both"/>
      </w:pPr>
    </w:p>
    <w:p w14:paraId="4FDD0B6C" w14:textId="77777777" w:rsidR="00165EEE" w:rsidRDefault="00165EEE">
      <w:pPr>
        <w:spacing w:after="0" w:line="480" w:lineRule="exact"/>
        <w:jc w:val="both"/>
      </w:pPr>
    </w:p>
    <w:p w14:paraId="6E0C0932" w14:textId="77777777" w:rsidR="00165EEE" w:rsidRDefault="00165EEE">
      <w:pPr>
        <w:spacing w:after="0" w:line="480" w:lineRule="exact"/>
        <w:jc w:val="both"/>
      </w:pPr>
    </w:p>
    <w:p w14:paraId="5EC9B0A2" w14:textId="77777777" w:rsidR="00165EEE" w:rsidRDefault="00165EEE">
      <w:pPr>
        <w:spacing w:after="0" w:line="480" w:lineRule="exact"/>
        <w:jc w:val="both"/>
      </w:pPr>
    </w:p>
    <w:p w14:paraId="7A8A1F39" w14:textId="77777777" w:rsidR="00165EEE" w:rsidRDefault="00165EEE">
      <w:pPr>
        <w:spacing w:after="0" w:line="480" w:lineRule="exact"/>
        <w:jc w:val="both"/>
      </w:pPr>
    </w:p>
    <w:p w14:paraId="1FDCCEE3" w14:textId="77777777" w:rsidR="00165EEE" w:rsidRDefault="00165EEE">
      <w:pPr>
        <w:spacing w:after="0" w:line="480" w:lineRule="exact"/>
        <w:jc w:val="both"/>
      </w:pPr>
    </w:p>
    <w:p w14:paraId="74F993A2" w14:textId="77777777" w:rsidR="00165EEE" w:rsidRDefault="00165EEE">
      <w:pPr>
        <w:spacing w:after="0" w:line="480" w:lineRule="exact"/>
        <w:jc w:val="both"/>
      </w:pPr>
    </w:p>
    <w:p w14:paraId="25A19E65" w14:textId="77777777" w:rsidR="00165EEE" w:rsidRDefault="005F3E40">
      <w:pPr>
        <w:spacing w:after="0" w:line="480" w:lineRule="exact"/>
        <w:jc w:val="center"/>
      </w:pPr>
      <w:r>
        <w:rPr>
          <w:rFonts w:ascii="Times New Roman" w:hAnsi="Times New Roman"/>
          <w:sz w:val="24"/>
        </w:rPr>
        <w:t>GOIÂNIA</w:t>
      </w:r>
    </w:p>
    <w:p w14:paraId="44465BF0" w14:textId="77777777" w:rsidR="00165EEE" w:rsidRDefault="005F3E40">
      <w:pPr>
        <w:spacing w:after="0" w:line="480" w:lineRule="exact"/>
        <w:jc w:val="center"/>
      </w:pPr>
      <w:r>
        <w:rPr>
          <w:rFonts w:ascii="Times New Roman" w:hAnsi="Times New Roman"/>
          <w:sz w:val="24"/>
        </w:rPr>
        <w:t>2025</w:t>
      </w:r>
    </w:p>
    <w:p w14:paraId="5A41D875" w14:textId="77777777" w:rsidR="00165EEE" w:rsidRDefault="005F3E40">
      <w:r>
        <w:br w:type="page"/>
      </w:r>
    </w:p>
    <w:p w14:paraId="2B19EB47" w14:textId="77777777" w:rsidR="00165EEE" w:rsidRDefault="005F3E40">
      <w:pPr>
        <w:spacing w:after="360" w:line="480" w:lineRule="exact"/>
      </w:pPr>
      <w:r>
        <w:rPr>
          <w:rFonts w:ascii="Times New Roman" w:hAnsi="Times New Roman"/>
          <w:b/>
          <w:sz w:val="24"/>
        </w:rPr>
        <w:lastRenderedPageBreak/>
        <w:t>SUMÁRIO</w:t>
      </w:r>
    </w:p>
    <w:p w14:paraId="1C63D66A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1 INTRODUÇÃO</w:t>
      </w:r>
      <w:r>
        <w:rPr>
          <w:rFonts w:ascii="Times New Roman" w:hAnsi="Times New Roman"/>
          <w:sz w:val="24"/>
        </w:rPr>
        <w:tab/>
        <w:t>3</w:t>
      </w:r>
    </w:p>
    <w:p w14:paraId="3D256F42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2 PERGUNTA DE PESQUISA</w:t>
      </w:r>
      <w:r>
        <w:rPr>
          <w:rFonts w:ascii="Times New Roman" w:hAnsi="Times New Roman"/>
          <w:sz w:val="24"/>
        </w:rPr>
        <w:tab/>
        <w:t>4</w:t>
      </w:r>
    </w:p>
    <w:p w14:paraId="602A0D24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3 HIPÓTESE</w:t>
      </w:r>
      <w:r>
        <w:rPr>
          <w:rFonts w:ascii="Times New Roman" w:hAnsi="Times New Roman"/>
          <w:sz w:val="24"/>
        </w:rPr>
        <w:tab/>
        <w:t>4</w:t>
      </w:r>
    </w:p>
    <w:p w14:paraId="484719EF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4 JUSTIFICATIVA</w:t>
      </w:r>
      <w:r>
        <w:rPr>
          <w:rFonts w:ascii="Times New Roman" w:hAnsi="Times New Roman"/>
          <w:sz w:val="24"/>
        </w:rPr>
        <w:tab/>
        <w:t>5</w:t>
      </w:r>
    </w:p>
    <w:p w14:paraId="1ACA7DC0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5 OBJETIVO GERAL</w:t>
      </w:r>
      <w:r>
        <w:rPr>
          <w:rFonts w:ascii="Times New Roman" w:hAnsi="Times New Roman"/>
          <w:sz w:val="24"/>
        </w:rPr>
        <w:tab/>
        <w:t>6</w:t>
      </w:r>
    </w:p>
    <w:p w14:paraId="6546E73E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 xml:space="preserve">   5.1 Objetivos específicos</w:t>
      </w:r>
      <w:r>
        <w:rPr>
          <w:rFonts w:ascii="Times New Roman" w:hAnsi="Times New Roman"/>
          <w:sz w:val="24"/>
        </w:rPr>
        <w:tab/>
        <w:t>6</w:t>
      </w:r>
    </w:p>
    <w:p w14:paraId="6C223413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6 MÉTODO PRELIMINAR</w:t>
      </w:r>
      <w:r>
        <w:rPr>
          <w:rFonts w:ascii="Times New Roman" w:hAnsi="Times New Roman"/>
          <w:sz w:val="24"/>
        </w:rPr>
        <w:tab/>
        <w:t>7</w:t>
      </w:r>
    </w:p>
    <w:p w14:paraId="7734B516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7 RESULTADOS ESPERADOS</w:t>
      </w:r>
      <w:r>
        <w:rPr>
          <w:rFonts w:ascii="Times New Roman" w:hAnsi="Times New Roman"/>
          <w:sz w:val="24"/>
        </w:rPr>
        <w:tab/>
        <w:t>8</w:t>
      </w:r>
    </w:p>
    <w:p w14:paraId="3C13F452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8 CRONOGRAMA DAS ATIVIDADES</w:t>
      </w:r>
      <w:r>
        <w:rPr>
          <w:rFonts w:ascii="Times New Roman" w:hAnsi="Times New Roman"/>
          <w:sz w:val="24"/>
        </w:rPr>
        <w:tab/>
        <w:t>9</w:t>
      </w:r>
    </w:p>
    <w:p w14:paraId="6490B3D8" w14:textId="77777777" w:rsidR="00165EEE" w:rsidRDefault="005F3E40">
      <w:pPr>
        <w:spacing w:after="120" w:line="480" w:lineRule="exact"/>
      </w:pPr>
      <w:r>
        <w:rPr>
          <w:rFonts w:ascii="Times New Roman" w:hAnsi="Times New Roman"/>
          <w:sz w:val="24"/>
        </w:rPr>
        <w:t>REFERÊNCIAS</w:t>
      </w:r>
      <w:r>
        <w:rPr>
          <w:rFonts w:ascii="Times New Roman" w:hAnsi="Times New Roman"/>
          <w:sz w:val="24"/>
        </w:rPr>
        <w:tab/>
        <w:t>10</w:t>
      </w:r>
    </w:p>
    <w:p w14:paraId="1E505F4E" w14:textId="77777777" w:rsidR="00165EEE" w:rsidRDefault="005F3E40">
      <w:r>
        <w:br w:type="page"/>
      </w:r>
    </w:p>
    <w:p w14:paraId="0C64F427" w14:textId="77777777" w:rsidR="00165EEE" w:rsidRDefault="005F3E40">
      <w:pPr>
        <w:spacing w:after="240" w:line="480" w:lineRule="exact"/>
      </w:pPr>
      <w:r>
        <w:rPr>
          <w:rFonts w:ascii="Times New Roman" w:hAnsi="Times New Roman"/>
          <w:b/>
          <w:sz w:val="24"/>
        </w:rPr>
        <w:lastRenderedPageBreak/>
        <w:t>1 INTRODUÇÃO</w:t>
      </w:r>
    </w:p>
    <w:p w14:paraId="17F73438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Operações de atendimento ao cliente no Brasil geram milhões de conversas mensais por meio de canais de voz, chat, e-mail e redes sociais. Estimativas da indústria indicam que menos de 5% dessas conversas recebem tratamento analítico além dos códigos de disposição manuais dos agentes — uma categorização amplamente reconhecida como inconsistente e de baixa granularidade. Os 95% restantes persistem como dados não estruturados, inacessíveis para busca, classificação ou análise de tendências em escala.</w:t>
      </w:r>
    </w:p>
    <w:p w14:paraId="019AF6BA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Essa lacuna analítica tem consequências concretas: equipes de compliance não conseguem auditar o comportamento dos agentes em escala, sinais de churn que abrangem múltiplos turnos passam despercebidos, e a garantia de qualidade depende de códigos auto-reportados não confiáveis. Sistemas automatizados de inteligência conversacional que classifiquem intenções, recuperem interações similares e produzam evidências auditáveis para cada decisão atenderiam diretamente a essas necessidades operacionais.</w:t>
      </w:r>
    </w:p>
    <w:p w14:paraId="38880DC5" w14:textId="77777777" w:rsidR="006C680E" w:rsidRDefault="00544F0E">
      <w:pPr>
        <w:spacing w:after="240" w:line="480" w:lineRule="auto"/>
        <w:ind w:firstLine="709"/>
        <w:jc w:val="both"/>
        <w:rPr>
          <w:ins w:id="0" w:author="Cauê Leão" w:date="2026-04-21T16:06:00Z" w16du:dateUtc="2026-04-21T19:06:00Z"/>
        </w:rPr>
      </w:pPr>
      <w:ins w:id="1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A </w:t>
        </w:r>
        <w:proofErr w:type="spellStart"/>
        <w:r>
          <w:rPr>
            <w:rFonts w:ascii="Times New Roman" w:hAnsi="Times New Roman"/>
            <w:sz w:val="24"/>
          </w:rPr>
          <w:t>classificação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intenções</w:t>
        </w:r>
        <w:proofErr w:type="spellEnd"/>
        <w:r>
          <w:rPr>
            <w:rFonts w:ascii="Times New Roman" w:hAnsi="Times New Roman"/>
            <w:sz w:val="24"/>
          </w:rPr>
          <w:t xml:space="preserve"> (do </w:t>
        </w:r>
        <w:proofErr w:type="spellStart"/>
        <w:r>
          <w:rPr>
            <w:rFonts w:ascii="Times New Roman" w:hAnsi="Times New Roman"/>
            <w:sz w:val="24"/>
          </w:rPr>
          <w:t>inglês</w:t>
        </w:r>
        <w:proofErr w:type="spellEnd"/>
        <w:r>
          <w:rPr>
            <w:rFonts w:ascii="Times New Roman" w:hAnsi="Times New Roman"/>
            <w:sz w:val="24"/>
          </w:rPr>
          <w:t xml:space="preserve"> intent classification </w:t>
        </w:r>
        <w:proofErr w:type="spellStart"/>
        <w:r>
          <w:rPr>
            <w:rFonts w:ascii="Times New Roman" w:hAnsi="Times New Roman"/>
            <w:sz w:val="24"/>
          </w:rPr>
          <w:t>ou</w:t>
        </w:r>
        <w:proofErr w:type="spellEnd"/>
        <w:r>
          <w:rPr>
            <w:rFonts w:ascii="Times New Roman" w:hAnsi="Times New Roman"/>
            <w:sz w:val="24"/>
          </w:rPr>
          <w:t xml:space="preserve"> intent detection) é a </w:t>
        </w:r>
        <w:proofErr w:type="spellStart"/>
        <w:r>
          <w:rPr>
            <w:rFonts w:ascii="Times New Roman" w:hAnsi="Times New Roman"/>
            <w:sz w:val="24"/>
          </w:rPr>
          <w:t>tarefa</w:t>
        </w:r>
        <w:proofErr w:type="spellEnd"/>
        <w:r>
          <w:rPr>
            <w:rFonts w:ascii="Times New Roman" w:hAnsi="Times New Roman"/>
            <w:sz w:val="24"/>
          </w:rPr>
          <w:t xml:space="preserve"> de PLN que </w:t>
        </w:r>
        <w:proofErr w:type="spellStart"/>
        <w:r>
          <w:rPr>
            <w:rFonts w:ascii="Times New Roman" w:hAnsi="Times New Roman"/>
            <w:sz w:val="24"/>
          </w:rPr>
          <w:t>consiste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mapear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automaticamente</w:t>
        </w:r>
        <w:proofErr w:type="spellEnd"/>
        <w:r>
          <w:rPr>
            <w:rFonts w:ascii="Times New Roman" w:hAnsi="Times New Roman"/>
            <w:sz w:val="24"/>
          </w:rPr>
          <w:t xml:space="preserve"> um </w:t>
        </w:r>
        <w:proofErr w:type="spellStart"/>
        <w:r>
          <w:rPr>
            <w:rFonts w:ascii="Times New Roman" w:hAnsi="Times New Roman"/>
            <w:sz w:val="24"/>
          </w:rPr>
          <w:t>enunciado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ou</w:t>
        </w:r>
        <w:proofErr w:type="spellEnd"/>
        <w:r>
          <w:rPr>
            <w:rFonts w:ascii="Times New Roman" w:hAnsi="Times New Roman"/>
            <w:sz w:val="24"/>
          </w:rPr>
          <w:t xml:space="preserve"> um </w:t>
        </w:r>
        <w:proofErr w:type="spellStart"/>
        <w:r>
          <w:rPr>
            <w:rFonts w:ascii="Times New Roman" w:hAnsi="Times New Roman"/>
            <w:sz w:val="24"/>
          </w:rPr>
          <w:t>diálogo</w:t>
        </w:r>
        <w:proofErr w:type="spellEnd"/>
        <w:r>
          <w:rPr>
            <w:rFonts w:ascii="Times New Roman" w:hAnsi="Times New Roman"/>
            <w:sz w:val="24"/>
          </w:rPr>
          <w:t xml:space="preserve"> multi-</w:t>
        </w:r>
        <w:proofErr w:type="spellStart"/>
        <w:r>
          <w:rPr>
            <w:rFonts w:ascii="Times New Roman" w:hAnsi="Times New Roman"/>
            <w:sz w:val="24"/>
          </w:rPr>
          <w:t>turno</w:t>
        </w:r>
        <w:proofErr w:type="spellEnd"/>
        <w:r>
          <w:rPr>
            <w:rFonts w:ascii="Times New Roman" w:hAnsi="Times New Roman"/>
            <w:sz w:val="24"/>
          </w:rPr>
          <w:t xml:space="preserve"> — a </w:t>
        </w:r>
        <w:proofErr w:type="spellStart"/>
        <w:r>
          <w:rPr>
            <w:rFonts w:ascii="Times New Roman" w:hAnsi="Times New Roman"/>
            <w:sz w:val="24"/>
          </w:rPr>
          <w:t>uma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categoria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semântica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predefinida</w:t>
        </w:r>
        <w:proofErr w:type="spellEnd"/>
        <w:r>
          <w:rPr>
            <w:rFonts w:ascii="Times New Roman" w:hAnsi="Times New Roman"/>
            <w:sz w:val="24"/>
          </w:rPr>
          <w:t xml:space="preserve"> que </w:t>
        </w:r>
        <w:proofErr w:type="spellStart"/>
        <w:r>
          <w:rPr>
            <w:rFonts w:ascii="Times New Roman" w:hAnsi="Times New Roman"/>
            <w:sz w:val="24"/>
          </w:rPr>
          <w:t>representa</w:t>
        </w:r>
        <w:proofErr w:type="spellEnd"/>
        <w:r>
          <w:rPr>
            <w:rFonts w:ascii="Times New Roman" w:hAnsi="Times New Roman"/>
            <w:sz w:val="24"/>
          </w:rPr>
          <w:t xml:space="preserve"> o </w:t>
        </w:r>
        <w:proofErr w:type="spellStart"/>
        <w:r>
          <w:rPr>
            <w:rFonts w:ascii="Times New Roman" w:hAnsi="Times New Roman"/>
            <w:sz w:val="24"/>
          </w:rPr>
          <w:t>objetivo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comunicativo</w:t>
        </w:r>
        <w:proofErr w:type="spellEnd"/>
        <w:r>
          <w:rPr>
            <w:rFonts w:ascii="Times New Roman" w:hAnsi="Times New Roman"/>
            <w:sz w:val="24"/>
          </w:rPr>
          <w:t xml:space="preserve"> do </w:t>
        </w:r>
        <w:proofErr w:type="spellStart"/>
        <w:r>
          <w:rPr>
            <w:rFonts w:ascii="Times New Roman" w:hAnsi="Times New Roman"/>
            <w:sz w:val="24"/>
          </w:rPr>
          <w:t>usuário</w:t>
        </w:r>
        <w:proofErr w:type="spellEnd"/>
        <w:r>
          <w:rPr>
            <w:rFonts w:ascii="Times New Roman" w:hAnsi="Times New Roman"/>
            <w:sz w:val="24"/>
          </w:rPr>
          <w:t xml:space="preserve"> (LARSON et al., 2019; ZHANG et al., 2021; FARFAN-ESCOBEDO; DOS REIS, 2024). Em </w:t>
        </w:r>
        <w:proofErr w:type="spellStart"/>
        <w:r>
          <w:rPr>
            <w:rFonts w:ascii="Times New Roman" w:hAnsi="Times New Roman"/>
            <w:sz w:val="24"/>
          </w:rPr>
          <w:t>domínios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atendimento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cliente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essas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categorias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correspondem</w:t>
        </w:r>
        <w:proofErr w:type="spellEnd"/>
        <w:r>
          <w:rPr>
            <w:rFonts w:ascii="Times New Roman" w:hAnsi="Times New Roman"/>
            <w:sz w:val="24"/>
          </w:rPr>
          <w:t xml:space="preserve"> a </w:t>
        </w:r>
        <w:proofErr w:type="spellStart"/>
        <w:r>
          <w:rPr>
            <w:rFonts w:ascii="Times New Roman" w:hAnsi="Times New Roman"/>
            <w:sz w:val="24"/>
          </w:rPr>
          <w:t>ações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ou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demandas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típicas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como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cancelamento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contrato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registro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reclamação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ou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pedido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s</w:t>
        </w:r>
        <w:r>
          <w:rPr>
            <w:rFonts w:ascii="Times New Roman" w:hAnsi="Times New Roman"/>
            <w:sz w:val="24"/>
          </w:rPr>
          <w:t>uporte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técnico</w:t>
        </w:r>
        <w:proofErr w:type="spellEnd"/>
        <w:r>
          <w:rPr>
            <w:rFonts w:ascii="Times New Roman" w:hAnsi="Times New Roman"/>
            <w:sz w:val="24"/>
          </w:rPr>
          <w:t xml:space="preserve">. A </w:t>
        </w:r>
        <w:proofErr w:type="spellStart"/>
        <w:r>
          <w:rPr>
            <w:rFonts w:ascii="Times New Roman" w:hAnsi="Times New Roman"/>
            <w:sz w:val="24"/>
          </w:rPr>
          <w:t>complexidade</w:t>
        </w:r>
        <w:proofErr w:type="spellEnd"/>
        <w:r>
          <w:rPr>
            <w:rFonts w:ascii="Times New Roman" w:hAnsi="Times New Roman"/>
            <w:sz w:val="24"/>
          </w:rPr>
          <w:t xml:space="preserve"> da </w:t>
        </w:r>
        <w:proofErr w:type="spellStart"/>
        <w:r>
          <w:rPr>
            <w:rFonts w:ascii="Times New Roman" w:hAnsi="Times New Roman"/>
            <w:sz w:val="24"/>
          </w:rPr>
          <w:t>tarefa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aumenta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diálogos</w:t>
        </w:r>
        <w:proofErr w:type="spellEnd"/>
        <w:r>
          <w:rPr>
            <w:rFonts w:ascii="Times New Roman" w:hAnsi="Times New Roman"/>
            <w:sz w:val="24"/>
          </w:rPr>
          <w:t xml:space="preserve"> multi-</w:t>
        </w:r>
        <w:proofErr w:type="spellStart"/>
        <w:r>
          <w:rPr>
            <w:rFonts w:ascii="Times New Roman" w:hAnsi="Times New Roman"/>
            <w:sz w:val="24"/>
          </w:rPr>
          <w:t>turno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nos</w:t>
        </w:r>
        <w:proofErr w:type="spellEnd"/>
        <w:r>
          <w:rPr>
            <w:rFonts w:ascii="Times New Roman" w:hAnsi="Times New Roman"/>
            <w:sz w:val="24"/>
          </w:rPr>
          <w:t xml:space="preserve"> quais </w:t>
        </w:r>
        <w:proofErr w:type="gramStart"/>
        <w:r>
          <w:rPr>
            <w:rFonts w:ascii="Times New Roman" w:hAnsi="Times New Roman"/>
            <w:sz w:val="24"/>
          </w:rPr>
          <w:t>a</w:t>
        </w:r>
        <w:proofErr w:type="gram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pode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estar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distribuída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longo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múltiplos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turnos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qualificada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mudanças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contextuais</w:t>
        </w:r>
        <w:proofErr w:type="spellEnd"/>
        <w:r>
          <w:rPr>
            <w:rFonts w:ascii="Times New Roman" w:hAnsi="Times New Roman"/>
            <w:sz w:val="24"/>
          </w:rPr>
          <w:t xml:space="preserve"> de tom, histórico e </w:t>
        </w:r>
        <w:proofErr w:type="spellStart"/>
        <w:r>
          <w:rPr>
            <w:rFonts w:ascii="Times New Roman" w:hAnsi="Times New Roman"/>
            <w:sz w:val="24"/>
          </w:rPr>
          <w:t>papel</w:t>
        </w:r>
        <w:proofErr w:type="spellEnd"/>
        <w:r>
          <w:rPr>
            <w:rFonts w:ascii="Times New Roman" w:hAnsi="Times New Roman"/>
            <w:sz w:val="24"/>
          </w:rPr>
          <w:t xml:space="preserve"> do locutor (ZHANG et al., 2021; FARFAN-ESCOBEDO; DOS REIS, 2024), o que </w:t>
        </w:r>
        <w:proofErr w:type="spellStart"/>
        <w:r>
          <w:rPr>
            <w:rFonts w:ascii="Times New Roman" w:hAnsi="Times New Roman"/>
            <w:sz w:val="24"/>
          </w:rPr>
          <w:t>torna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insuficientes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os</w:t>
        </w:r>
        <w:proofErr w:type="spellEnd"/>
        <w:r>
          <w:rPr>
            <w:rFonts w:ascii="Times New Roman" w:hAnsi="Times New Roman"/>
            <w:sz w:val="24"/>
          </w:rPr>
          <w:t xml:space="preserve"> benchmarks </w:t>
        </w:r>
        <w:proofErr w:type="spellStart"/>
        <w:r>
          <w:rPr>
            <w:rFonts w:ascii="Times New Roman" w:hAnsi="Times New Roman"/>
            <w:sz w:val="24"/>
          </w:rPr>
          <w:t>baseados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enunciados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isolados</w:t>
        </w:r>
        <w:proofErr w:type="spellEnd"/>
        <w:r>
          <w:rPr>
            <w:rFonts w:ascii="Times New Roman" w:hAnsi="Times New Roman"/>
            <w:sz w:val="24"/>
          </w:rPr>
          <w:t>.</w:t>
        </w:r>
      </w:ins>
    </w:p>
    <w:p w14:paraId="30F801C2" w14:textId="77777777" w:rsidR="00165EEE" w:rsidRDefault="005F3E40">
      <w:pPr>
        <w:spacing w:after="240" w:line="480" w:lineRule="exact"/>
        <w:ind w:firstLine="709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Três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paradigmas</w:t>
      </w:r>
      <w:proofErr w:type="spellEnd"/>
      <w:r>
        <w:rPr>
          <w:rFonts w:ascii="Times New Roman" w:hAnsi="Times New Roman"/>
          <w:sz w:val="24"/>
        </w:rPr>
        <w:t xml:space="preserve"> de PLN (Processamento de Linguagem Natural) oferecem capacidades complementares para essa tarefa. A recuperação lexical por meio do algoritmo BM25 destaca-se na correspondência exata de termos — nomes de produtos, palavras-chave regulatórias, verbos de cancelamento — mas falha em paráfrases e intenção implícita. Embeddings densos de codificadores de sentenças pré-treinados capturam similaridade semântica e invariância a paráfrases, mas têm dificuldade com vocabulário específico do domínio. Por fim, regras determinísticas fornecem precisão controlável e evidência auditável para padrões conhecidos, mas não conseguem generalizar além de sua cobertura lexical.</w:t>
      </w:r>
    </w:p>
    <w:p w14:paraId="35682E32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Esses paradigmas são predominantemente estudados de forma isolada. Trabalhos de recuperação híbrida focam em benchmarks de recuperação de passagens em inglês (FORMAL et al., 2021; KHATTAB; ZAHARIA, 2020; KARPUKHIN et al., 2020). Classificação baseada em embeddings tipicamente realiza fine-tuning dos codificadores (TUNSTALL et al., 2022; REIMERS; GUREVYCH, 2019). Motores de regras são utilizados de forma independente ou completamente substituídos por sistemas neurais. A integração dos três paradigmas dentro de um pipeline unificado, avaliado sobre dados conversacionais multi-turno em língua portuguesa, permanece inexplorada.</w:t>
      </w:r>
    </w:p>
    <w:p w14:paraId="78C0F469" w14:textId="52962715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 xml:space="preserve">Nesse contexto, o presente projeto propõe o TalkEx — uma arquitetura modular híbrida cascateada que combina BM25, embeddings multilíngues congelados, classificação supervisionada com LightGBM e um motor de regras semânticas compilado a partir de uma linguagem de domínio específico (DSL). O </w:t>
      </w:r>
      <w:proofErr w:type="spellStart"/>
      <w:r w:rsidR="0025165D">
        <w:rPr>
          <w:rFonts w:ascii="Times New Roman" w:hAnsi="Times New Roman"/>
          <w:sz w:val="24"/>
        </w:rPr>
        <w:t>sistema</w:t>
      </w:r>
      <w:proofErr w:type="spellEnd"/>
      <w:r w:rsidR="0025165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é </w:t>
      </w:r>
      <w:proofErr w:type="spellStart"/>
      <w:r>
        <w:rPr>
          <w:rFonts w:ascii="Times New Roman" w:hAnsi="Times New Roman"/>
          <w:sz w:val="24"/>
        </w:rPr>
        <w:t>avaliado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ins w:id="2" w:author="Cauê Leão" w:date="2026-04-21T16:06:00Z" w16du:dateUtc="2026-04-21T19:06:00Z">
        <w:r>
          <w:rPr>
            <w:rFonts w:ascii="Times New Roman" w:hAnsi="Times New Roman"/>
            <w:sz w:val="24"/>
          </w:rPr>
          <w:t>experimentalmente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</w:ins>
      <w:proofErr w:type="spellStart"/>
      <w:r>
        <w:rPr>
          <w:rFonts w:ascii="Times New Roman" w:hAnsi="Times New Roman"/>
          <w:sz w:val="24"/>
        </w:rPr>
        <w:t>sobre</w:t>
      </w:r>
      <w:proofErr w:type="spellEnd"/>
      <w:r>
        <w:rPr>
          <w:rFonts w:ascii="Times New Roman" w:hAnsi="Times New Roman"/>
          <w:sz w:val="24"/>
        </w:rPr>
        <w:t xml:space="preserve"> um corpus</w:t>
      </w:r>
      <w:ins w:id="3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curado</w:t>
        </w:r>
      </w:ins>
      <w:proofErr w:type="spellEnd"/>
      <w:r>
        <w:rPr>
          <w:rFonts w:ascii="Times New Roman" w:hAnsi="Times New Roman"/>
          <w:sz w:val="24"/>
        </w:rPr>
        <w:t xml:space="preserve"> de 2.122 registros de atendimento ao cliente em português brasileiro (PT-BR), abrangendo 8 classes de intenção, com metodologia experimental rigorosa baseada em múltiplas sementes aleatórias e testes estatísticos.</w:t>
      </w:r>
    </w:p>
    <w:p w14:paraId="1D6D6A2A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2 PERGUNTA DE PESQUISA</w:t>
      </w:r>
    </w:p>
    <w:p w14:paraId="098E9737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lastRenderedPageBreak/>
        <w:t>Como a combinação de recuperação lexical (BM25), embeddings multilíngues congelados e regras determinísticas em um pipeline híbrido cascateado pode aprimorar a classificação automática de intenções em conversas de atendimento ao cliente em português brasileiro, em comparação com abordagens isoladas?</w:t>
      </w:r>
    </w:p>
    <w:p w14:paraId="3E4BD72C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3 HIPÓTESE</w:t>
      </w:r>
    </w:p>
    <w:p w14:paraId="7E8A83AE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O estudo formula quatro hipóteses centrais, derivadas da pergunta de pesquisa:</w:t>
      </w:r>
    </w:p>
    <w:p w14:paraId="22EA9C1B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H1 — Recuperação híbrida (BM25 + busca por vizinhos aproximados via </w:t>
      </w:r>
      <w:r w:rsidRPr="003721FE">
        <w:rPr>
          <w:rFonts w:ascii="Times New Roman" w:hAnsi="Times New Roman"/>
          <w:i/>
          <w:sz w:val="24"/>
          <w:rPrChange w:id="4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>) supera a recuperação isolada em MRR (Mean Reciprocal Rank), devido à complementaridade dos sinais lexicais e semânticos.</w:t>
      </w:r>
    </w:p>
    <w:p w14:paraId="1D736EE2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H2 — A combinação de </w:t>
      </w:r>
      <w:r w:rsidRPr="003721FE">
        <w:rPr>
          <w:rFonts w:ascii="Times New Roman" w:hAnsi="Times New Roman"/>
          <w:i/>
          <w:sz w:val="24"/>
          <w:rPrChange w:id="5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lexicais com </w:t>
      </w:r>
      <w:r w:rsidRPr="003721FE">
        <w:rPr>
          <w:rFonts w:ascii="Times New Roman" w:hAnsi="Times New Roman"/>
          <w:i/>
          <w:sz w:val="24"/>
          <w:rPrChange w:id="6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 xml:space="preserve"> de sentenças congelados supera </w:t>
      </w:r>
      <w:r w:rsidRPr="003721FE">
        <w:rPr>
          <w:rFonts w:ascii="Times New Roman" w:hAnsi="Times New Roman"/>
          <w:i/>
          <w:sz w:val="24"/>
          <w:rPrChange w:id="7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apenas lexicais em Macro-F1, pois os </w:t>
      </w:r>
      <w:r w:rsidRPr="003721FE">
        <w:rPr>
          <w:rFonts w:ascii="Times New Roman" w:hAnsi="Times New Roman"/>
          <w:i/>
          <w:sz w:val="24"/>
          <w:rPrChange w:id="8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 xml:space="preserve"> capturam padrões semânticos que não são acessíveis por correspondência de termos.</w:t>
      </w:r>
    </w:p>
    <w:p w14:paraId="70719AFB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H3 — Regras determinísticas compiladas via DSL complementam a classificação por aprendizado de máquina ao enriquecer o espaço de </w:t>
      </w:r>
      <w:r w:rsidRPr="003721FE">
        <w:rPr>
          <w:rFonts w:ascii="Times New Roman" w:hAnsi="Times New Roman"/>
          <w:i/>
          <w:sz w:val="24"/>
          <w:rPrChange w:id="9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com sinais auditáveis e interpretáveis.</w:t>
      </w:r>
    </w:p>
    <w:p w14:paraId="515388F1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H4 — Inferência cascateada (</w:t>
      </w:r>
      <w:r w:rsidRPr="003721FE">
        <w:rPr>
          <w:rFonts w:ascii="Times New Roman" w:hAnsi="Times New Roman"/>
          <w:i/>
          <w:sz w:val="24"/>
          <w:rPrChange w:id="10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pipeline</w:t>
      </w:r>
      <w:r>
        <w:rPr>
          <w:rFonts w:ascii="Times New Roman" w:hAnsi="Times New Roman"/>
          <w:sz w:val="24"/>
        </w:rPr>
        <w:t xml:space="preserve"> em dois estágios: lexical-first e </w:t>
      </w:r>
      <w:r w:rsidRPr="003721FE">
        <w:rPr>
          <w:rFonts w:ascii="Times New Roman" w:hAnsi="Times New Roman"/>
          <w:i/>
          <w:sz w:val="24"/>
          <w:rPrChange w:id="11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</w:t>
      </w:r>
      <w:r>
        <w:rPr>
          <w:rFonts w:ascii="Times New Roman" w:hAnsi="Times New Roman"/>
          <w:sz w:val="24"/>
        </w:rPr>
        <w:t>-second) reduz o custo computacional médio sem perda significativa de qualidade preditiva.</w:t>
      </w:r>
    </w:p>
    <w:p w14:paraId="0CB965D6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4 JUSTIFICATIVA</w:t>
      </w:r>
    </w:p>
    <w:p w14:paraId="3F8485E1" w14:textId="0B7BDB4E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classificação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automática</w:t>
      </w:r>
      <w:proofErr w:type="spellEnd"/>
      <w:r>
        <w:rPr>
          <w:rFonts w:ascii="Times New Roman" w:hAnsi="Times New Roman"/>
          <w:sz w:val="24"/>
        </w:rPr>
        <w:t xml:space="preserve"> de intenções </w:t>
      </w:r>
      <w:ins w:id="12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— </w:t>
        </w:r>
        <w:proofErr w:type="spellStart"/>
        <w:r>
          <w:rPr>
            <w:rFonts w:ascii="Times New Roman" w:hAnsi="Times New Roman"/>
            <w:sz w:val="24"/>
          </w:rPr>
          <w:t>tarefa</w:t>
        </w:r>
        <w:proofErr w:type="spellEnd"/>
        <w:r>
          <w:rPr>
            <w:rFonts w:ascii="Times New Roman" w:hAnsi="Times New Roman"/>
            <w:sz w:val="24"/>
          </w:rPr>
          <w:t xml:space="preserve"> central de </w:t>
        </w:r>
        <w:proofErr w:type="spellStart"/>
        <w:r>
          <w:rPr>
            <w:rFonts w:ascii="Times New Roman" w:hAnsi="Times New Roman"/>
            <w:sz w:val="24"/>
          </w:rPr>
          <w:t>compreensão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linguagem</w:t>
        </w:r>
        <w:proofErr w:type="spellEnd"/>
        <w:r>
          <w:rPr>
            <w:rFonts w:ascii="Times New Roman" w:hAnsi="Times New Roman"/>
            <w:sz w:val="24"/>
          </w:rPr>
          <w:t xml:space="preserve"> natural (NLU)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sistemas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conversacionais</w:t>
        </w:r>
        <w:proofErr w:type="spellEnd"/>
        <w:r>
          <w:rPr>
            <w:rFonts w:ascii="Times New Roman" w:hAnsi="Times New Roman"/>
            <w:sz w:val="24"/>
          </w:rPr>
          <w:t xml:space="preserve"> (LARSON et al., 2019; RODRIGUES NETO et al., 2022) — </w:t>
        </w:r>
      </w:ins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conversas de </w:t>
      </w:r>
      <w:proofErr w:type="spellStart"/>
      <w:r>
        <w:rPr>
          <w:rFonts w:ascii="Times New Roman" w:hAnsi="Times New Roman"/>
          <w:sz w:val="24"/>
        </w:rPr>
        <w:t>atendimento</w:t>
      </w:r>
      <w:proofErr w:type="spellEnd"/>
      <w:r>
        <w:rPr>
          <w:rFonts w:ascii="Times New Roman" w:hAnsi="Times New Roman"/>
          <w:sz w:val="24"/>
        </w:rPr>
        <w:t xml:space="preserve"> ao cliente em português brasileiro representa uma lacuna relevante tanto do ponto de vista científico quanto prático. Do ponto de vista científico, benchmarks consolidados de classificação de intenções — como CLINC150 e BANKING77 — são compostos por enunciados únicos em inglês, sem modelagem de contexto multi-turno </w:t>
      </w:r>
      <w:r>
        <w:rPr>
          <w:rFonts w:ascii="Times New Roman" w:hAnsi="Times New Roman"/>
          <w:sz w:val="24"/>
        </w:rPr>
        <w:lastRenderedPageBreak/>
        <w:t xml:space="preserve">(LARSON et al., 2019). </w:t>
      </w:r>
      <w:del w:id="13" w:author="Cauê Leão" w:date="2026-04-21T16:06:00Z" w16du:dateUtc="2026-04-21T19:06:00Z">
        <w:r w:rsidR="00544F0E">
          <w:rPr>
            <w:rFonts w:ascii="Times New Roman" w:hAnsi="Times New Roman"/>
            <w:sz w:val="24"/>
          </w:rPr>
          <w:delText xml:space="preserve">Não existia, até o presente trabalho, </w:delText>
        </w:r>
      </w:del>
      <w:proofErr w:type="gramStart"/>
      <w:ins w:id="14" w:author="Cauê Leão" w:date="2026-04-21T16:06:00Z" w16du:dateUtc="2026-04-21T19:06:00Z">
        <w:r>
          <w:rPr>
            <w:rFonts w:ascii="Times New Roman" w:hAnsi="Times New Roman"/>
            <w:sz w:val="24"/>
          </w:rPr>
          <w:t>A</w:t>
        </w:r>
        <w:proofErr w:type="gram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inexistência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</w:ins>
      <w:r>
        <w:rPr>
          <w:rFonts w:ascii="Times New Roman" w:hAnsi="Times New Roman"/>
          <w:sz w:val="24"/>
        </w:rPr>
        <w:t xml:space="preserve">um </w:t>
      </w:r>
      <w:del w:id="15" w:author="Cauê Leão" w:date="2026-04-21T16:06:00Z" w16du:dateUtc="2026-04-21T19:06:00Z">
        <w:r w:rsidR="00544F0E">
          <w:rPr>
            <w:rFonts w:ascii="Times New Roman" w:hAnsi="Times New Roman"/>
            <w:sz w:val="24"/>
          </w:rPr>
          <w:delText>dataset</w:delText>
        </w:r>
      </w:del>
      <w:ins w:id="16" w:author="Cauê Leão" w:date="2026-04-21T16:06:00Z" w16du:dateUtc="2026-04-21T19:06:00Z">
        <w:r>
          <w:rPr>
            <w:rFonts w:ascii="Times New Roman" w:hAnsi="Times New Roman"/>
            <w:sz w:val="24"/>
          </w:rPr>
          <w:t>corpus</w:t>
        </w:r>
      </w:ins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público</w:t>
      </w:r>
      <w:proofErr w:type="spellEnd"/>
      <w:r>
        <w:rPr>
          <w:rFonts w:ascii="Times New Roman" w:hAnsi="Times New Roman"/>
          <w:sz w:val="24"/>
        </w:rPr>
        <w:t xml:space="preserve"> </w:t>
      </w:r>
      <w:del w:id="17" w:author="Cauê Leão" w:date="2026-04-21T16:06:00Z" w16du:dateUtc="2026-04-21T19:06:00Z">
        <w:r w:rsidR="00544F0E">
          <w:rPr>
            <w:rFonts w:ascii="Times New Roman" w:hAnsi="Times New Roman"/>
            <w:sz w:val="24"/>
          </w:rPr>
          <w:delText xml:space="preserve">de atendimento ao cliente </w:delText>
        </w:r>
      </w:del>
      <w:r>
        <w:rPr>
          <w:rFonts w:ascii="Times New Roman" w:hAnsi="Times New Roman"/>
          <w:sz w:val="24"/>
        </w:rPr>
        <w:t>multi-</w:t>
      </w:r>
      <w:proofErr w:type="spellStart"/>
      <w:r>
        <w:rPr>
          <w:rFonts w:ascii="Times New Roman" w:hAnsi="Times New Roman"/>
          <w:sz w:val="24"/>
        </w:rPr>
        <w:t>turno</w:t>
      </w:r>
      <w:proofErr w:type="spellEnd"/>
      <w:r>
        <w:rPr>
          <w:rFonts w:ascii="Times New Roman" w:hAnsi="Times New Roman"/>
          <w:sz w:val="24"/>
        </w:rPr>
        <w:t xml:space="preserve"> com anotações de intenção em PT-BR</w:t>
      </w:r>
      <w:del w:id="18" w:author="Cauê Leão" w:date="2026-04-21T16:06:00Z" w16du:dateUtc="2026-04-21T19:06:00Z">
        <w:r w:rsidR="00544F0E">
          <w:rPr>
            <w:rFonts w:ascii="Times New Roman" w:hAnsi="Times New Roman"/>
            <w:sz w:val="24"/>
          </w:rPr>
          <w:delText>.</w:delText>
        </w:r>
      </w:del>
      <w:ins w:id="19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 impede </w:t>
        </w:r>
        <w:proofErr w:type="gramStart"/>
        <w:r>
          <w:rPr>
            <w:rFonts w:ascii="Times New Roman" w:hAnsi="Times New Roman"/>
            <w:sz w:val="24"/>
          </w:rPr>
          <w:t>a</w:t>
        </w:r>
        <w:proofErr w:type="gram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avaliação</w:t>
        </w:r>
        <w:proofErr w:type="spellEnd"/>
        <w:r>
          <w:rPr>
            <w:rFonts w:ascii="Times New Roman" w:hAnsi="Times New Roman"/>
            <w:sz w:val="24"/>
          </w:rPr>
          <w:t xml:space="preserve"> de frameworks de </w:t>
        </w:r>
        <w:proofErr w:type="spellStart"/>
        <w:r>
          <w:rPr>
            <w:rFonts w:ascii="Times New Roman" w:hAnsi="Times New Roman"/>
            <w:sz w:val="24"/>
          </w:rPr>
          <w:t>classificação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nesse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idioma</w:t>
        </w:r>
        <w:proofErr w:type="spellEnd"/>
        <w:r>
          <w:rPr>
            <w:rFonts w:ascii="Times New Roman" w:hAnsi="Times New Roman"/>
            <w:sz w:val="24"/>
          </w:rPr>
          <w:t xml:space="preserve"> — lacuna que </w:t>
        </w:r>
        <w:proofErr w:type="spellStart"/>
        <w:r>
          <w:rPr>
            <w:rFonts w:ascii="Times New Roman" w:hAnsi="Times New Roman"/>
            <w:sz w:val="24"/>
          </w:rPr>
          <w:t>este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trabalho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supre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instrumento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necessário</w:t>
        </w:r>
        <w:proofErr w:type="spellEnd"/>
        <w:r>
          <w:rPr>
            <w:rFonts w:ascii="Times New Roman" w:hAnsi="Times New Roman"/>
            <w:sz w:val="24"/>
          </w:rPr>
          <w:t xml:space="preserve"> à </w:t>
        </w:r>
        <w:proofErr w:type="spellStart"/>
        <w:r>
          <w:rPr>
            <w:rFonts w:ascii="Times New Roman" w:hAnsi="Times New Roman"/>
            <w:sz w:val="24"/>
          </w:rPr>
          <w:t>avaliação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empírica</w:t>
        </w:r>
        <w:proofErr w:type="spellEnd"/>
        <w:r>
          <w:rPr>
            <w:rFonts w:ascii="Times New Roman" w:hAnsi="Times New Roman"/>
            <w:sz w:val="24"/>
          </w:rPr>
          <w:t xml:space="preserve"> do </w:t>
        </w:r>
        <w:proofErr w:type="spellStart"/>
        <w:r>
          <w:rPr>
            <w:rFonts w:ascii="Times New Roman" w:hAnsi="Times New Roman"/>
            <w:sz w:val="24"/>
          </w:rPr>
          <w:t>TalkEx</w:t>
        </w:r>
        <w:proofErr w:type="spellEnd"/>
        <w:r>
          <w:rPr>
            <w:rFonts w:ascii="Times New Roman" w:hAnsi="Times New Roman"/>
            <w:sz w:val="24"/>
          </w:rPr>
          <w:t xml:space="preserve">, e </w:t>
        </w:r>
        <w:proofErr w:type="spellStart"/>
        <w:r>
          <w:rPr>
            <w:rFonts w:ascii="Times New Roman" w:hAnsi="Times New Roman"/>
            <w:sz w:val="24"/>
          </w:rPr>
          <w:t>não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contribuição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primária</w:t>
        </w:r>
        <w:proofErr w:type="spellEnd"/>
        <w:r>
          <w:rPr>
            <w:rFonts w:ascii="Times New Roman" w:hAnsi="Times New Roman"/>
            <w:sz w:val="24"/>
          </w:rPr>
          <w:t>. (LARSON et al., 2019; CASANUEVA et al., 2020)</w:t>
        </w:r>
      </w:ins>
    </w:p>
    <w:p w14:paraId="5A10D8FC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Do ponto de vista prático, a ausência de ferramentas analíticas para esse tipo de dado gera ineficiências operacionais significativas: dificuldade de auditoria de conformidade em escala, perda de sinais de churn distribuídos em múltiplos turnos e dependência de categorização manual inconsistente. Uma solução computacionalmente acessível — capaz de operar em infraestrutura gratuita como o Google Colab — tem potencial de democratizar a inteligência conversacional para organizações de médio e pequeno porte no Brasil.</w:t>
      </w:r>
    </w:p>
    <w:p w14:paraId="536129FE" w14:textId="77777777" w:rsidR="00165EEE" w:rsidRDefault="005F3E40">
      <w:pPr>
        <w:spacing w:after="240" w:line="480" w:lineRule="exact"/>
        <w:ind w:firstLine="709"/>
        <w:jc w:val="both"/>
        <w:rPr>
          <w:rFonts w:ascii="Times New Roman" w:hAnsi="Times New Roman"/>
          <w:sz w:val="24"/>
          <w:rPrChange w:id="20" w:author="Cauê Leão" w:date="2026-04-21T16:06:00Z" w16du:dateUtc="2026-04-21T19:06:00Z">
            <w:rPr/>
          </w:rPrChange>
        </w:rPr>
      </w:pPr>
      <w:r>
        <w:rPr>
          <w:rFonts w:ascii="Times New Roman" w:hAnsi="Times New Roman"/>
          <w:sz w:val="24"/>
        </w:rPr>
        <w:t xml:space="preserve">A integração dos três paradigmas (recuperação lexical, embeddings densos e regras) em um único pipeline não havia sido avaliada empiricamente em dados conversacionais informais em idioma diferente do inglês. O TalkEx preenche essa lacuna ao fornecer evidências empíricas sobre a complementaridade desses métodos e ao documentar tanto resultados positivos quanto </w:t>
      </w:r>
      <w:proofErr w:type="spellStart"/>
      <w:r>
        <w:rPr>
          <w:rFonts w:ascii="Times New Roman" w:hAnsi="Times New Roman"/>
          <w:sz w:val="24"/>
        </w:rPr>
        <w:t>negativos</w:t>
      </w:r>
      <w:proofErr w:type="spellEnd"/>
      <w:r>
        <w:rPr>
          <w:rFonts w:ascii="Times New Roman" w:hAnsi="Times New Roman"/>
          <w:sz w:val="24"/>
        </w:rPr>
        <w:t xml:space="preserve"> com total </w:t>
      </w:r>
      <w:proofErr w:type="spellStart"/>
      <w:r>
        <w:rPr>
          <w:rFonts w:ascii="Times New Roman" w:hAnsi="Times New Roman"/>
          <w:sz w:val="24"/>
        </w:rPr>
        <w:t>transparência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metodológica</w:t>
      </w:r>
      <w:proofErr w:type="spellEnd"/>
      <w:r>
        <w:rPr>
          <w:rFonts w:ascii="Times New Roman" w:hAnsi="Times New Roman"/>
          <w:sz w:val="24"/>
        </w:rPr>
        <w:t>.</w:t>
      </w:r>
    </w:p>
    <w:p w14:paraId="5FE6EF0F" w14:textId="751E8449" w:rsidR="005F3E40" w:rsidRDefault="005F3E40" w:rsidP="005F3E40">
      <w:pPr>
        <w:spacing w:after="240" w:line="480" w:lineRule="auto"/>
        <w:ind w:firstLine="709"/>
        <w:jc w:val="both"/>
        <w:rPr>
          <w:ins w:id="21" w:author="Cauê Leão" w:date="2026-04-21T16:06:00Z" w16du:dateUtc="2026-04-21T19:06:00Z"/>
        </w:rPr>
      </w:pPr>
      <w:proofErr w:type="spellStart"/>
      <w:ins w:id="22" w:author="Cauê Leão" w:date="2026-04-21T16:06:00Z" w16du:dateUtc="2026-04-21T19:06:00Z">
        <w:r>
          <w:rPr>
            <w:rFonts w:ascii="Times New Roman" w:hAnsi="Times New Roman"/>
            <w:sz w:val="24"/>
          </w:rPr>
          <w:t>Trabalhos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relacionados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domínio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investigado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confirmam</w:t>
        </w:r>
        <w:proofErr w:type="spellEnd"/>
        <w:r>
          <w:rPr>
            <w:rFonts w:ascii="Times New Roman" w:hAnsi="Times New Roman"/>
            <w:sz w:val="24"/>
          </w:rPr>
          <w:t xml:space="preserve"> a </w:t>
        </w:r>
        <w:proofErr w:type="spellStart"/>
        <w:r>
          <w:rPr>
            <w:rFonts w:ascii="Times New Roman" w:hAnsi="Times New Roman"/>
            <w:sz w:val="24"/>
          </w:rPr>
          <w:t>relevância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gramStart"/>
        <w:r>
          <w:rPr>
            <w:rFonts w:ascii="Times New Roman" w:hAnsi="Times New Roman"/>
            <w:sz w:val="24"/>
          </w:rPr>
          <w:t>a</w:t>
        </w:r>
        <w:proofErr w:type="gram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originalidade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desta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pesquisa</w:t>
        </w:r>
        <w:proofErr w:type="spellEnd"/>
        <w:r>
          <w:rPr>
            <w:rFonts w:ascii="Times New Roman" w:hAnsi="Times New Roman"/>
            <w:sz w:val="24"/>
          </w:rPr>
          <w:t xml:space="preserve">. A </w:t>
        </w:r>
        <w:proofErr w:type="spellStart"/>
        <w:r>
          <w:rPr>
            <w:rFonts w:ascii="Times New Roman" w:hAnsi="Times New Roman"/>
            <w:sz w:val="24"/>
          </w:rPr>
          <w:t>classificação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intenções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conversas multi-</w:t>
        </w:r>
        <w:proofErr w:type="spellStart"/>
        <w:r>
          <w:rPr>
            <w:rFonts w:ascii="Times New Roman" w:hAnsi="Times New Roman"/>
            <w:sz w:val="24"/>
          </w:rPr>
          <w:t>turno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português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brasileiro</w:t>
        </w:r>
        <w:proofErr w:type="spellEnd"/>
        <w:r>
          <w:rPr>
            <w:rFonts w:ascii="Times New Roman" w:hAnsi="Times New Roman"/>
            <w:sz w:val="24"/>
          </w:rPr>
          <w:t xml:space="preserve"> com </w:t>
        </w:r>
        <w:proofErr w:type="spellStart"/>
        <w:r>
          <w:rPr>
            <w:rFonts w:ascii="Times New Roman" w:hAnsi="Times New Roman"/>
            <w:sz w:val="24"/>
          </w:rPr>
          <w:t>janelas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contexto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deslizantes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foi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explorada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Farfan-Escobedo e Dos Reis (2024). </w:t>
        </w:r>
        <w:proofErr w:type="gramStart"/>
        <w:r>
          <w:rPr>
            <w:rFonts w:ascii="Times New Roman" w:hAnsi="Times New Roman"/>
            <w:sz w:val="24"/>
          </w:rPr>
          <w:t>A</w:t>
        </w:r>
        <w:proofErr w:type="gram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avaliação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recuperação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híbrida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léxico-semântica</w:t>
        </w:r>
        <w:proofErr w:type="spellEnd"/>
        <w:r>
          <w:rPr>
            <w:rFonts w:ascii="Times New Roman" w:hAnsi="Times New Roman"/>
            <w:sz w:val="24"/>
          </w:rPr>
          <w:t xml:space="preserve"> (BM25 + embeddings)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corpus PT-BR é </w:t>
        </w:r>
        <w:proofErr w:type="spellStart"/>
        <w:r>
          <w:rPr>
            <w:rFonts w:ascii="Times New Roman" w:hAnsi="Times New Roman"/>
            <w:sz w:val="24"/>
          </w:rPr>
          <w:t>discutida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Fernandes et al. (2025). </w:t>
        </w:r>
        <w:proofErr w:type="spellStart"/>
        <w:r>
          <w:rPr>
            <w:rFonts w:ascii="Times New Roman" w:hAnsi="Times New Roman"/>
            <w:sz w:val="24"/>
          </w:rPr>
          <w:t>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fundamentos</w:t>
        </w:r>
        <w:proofErr w:type="spellEnd"/>
        <w:r>
          <w:rPr>
            <w:rFonts w:ascii="Times New Roman" w:hAnsi="Times New Roman"/>
            <w:sz w:val="24"/>
          </w:rPr>
          <w:t xml:space="preserve"> dos </w:t>
        </w:r>
        <w:proofErr w:type="spellStart"/>
        <w:r>
          <w:rPr>
            <w:rFonts w:ascii="Times New Roman" w:hAnsi="Times New Roman"/>
            <w:sz w:val="24"/>
          </w:rPr>
          <w:t>modelos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linguagem</w:t>
        </w:r>
        <w:proofErr w:type="spellEnd"/>
        <w:r>
          <w:rPr>
            <w:rFonts w:ascii="Times New Roman" w:hAnsi="Times New Roman"/>
            <w:sz w:val="24"/>
          </w:rPr>
          <w:t xml:space="preserve"> para </w:t>
        </w:r>
        <w:proofErr w:type="spellStart"/>
        <w:r>
          <w:rPr>
            <w:rFonts w:ascii="Times New Roman" w:hAnsi="Times New Roman"/>
            <w:sz w:val="24"/>
          </w:rPr>
          <w:t>português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brasileiro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estabelecidos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Souza, Nogueira e </w:t>
        </w:r>
        <w:proofErr w:type="spellStart"/>
        <w:r>
          <w:rPr>
            <w:rFonts w:ascii="Times New Roman" w:hAnsi="Times New Roman"/>
            <w:sz w:val="24"/>
          </w:rPr>
          <w:t>Lotufo</w:t>
        </w:r>
        <w:proofErr w:type="spellEnd"/>
        <w:r>
          <w:rPr>
            <w:rFonts w:ascii="Times New Roman" w:hAnsi="Times New Roman"/>
            <w:sz w:val="24"/>
          </w:rPr>
          <w:t xml:space="preserve"> (2023). A </w:t>
        </w:r>
        <w:proofErr w:type="spellStart"/>
        <w:r>
          <w:rPr>
            <w:rFonts w:ascii="Times New Roman" w:hAnsi="Times New Roman"/>
            <w:sz w:val="24"/>
          </w:rPr>
          <w:t>comparação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sistemática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classificadores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supervisionados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PT-BR com Macro-F1 é </w:t>
        </w:r>
        <w:proofErr w:type="spellStart"/>
        <w:r>
          <w:rPr>
            <w:rFonts w:ascii="Times New Roman" w:hAnsi="Times New Roman"/>
            <w:sz w:val="24"/>
          </w:rPr>
          <w:t>realizada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Boccardo e </w:t>
        </w:r>
        <w:proofErr w:type="spellStart"/>
        <w:r>
          <w:rPr>
            <w:rFonts w:ascii="Times New Roman" w:hAnsi="Times New Roman"/>
            <w:sz w:val="24"/>
          </w:rPr>
          <w:t>Feltrim</w:t>
        </w:r>
        <w:proofErr w:type="spellEnd"/>
        <w:r>
          <w:rPr>
            <w:rFonts w:ascii="Times New Roman" w:hAnsi="Times New Roman"/>
            <w:sz w:val="24"/>
          </w:rPr>
          <w:t xml:space="preserve"> (2026). O </w:t>
        </w:r>
        <w:proofErr w:type="spellStart"/>
        <w:r>
          <w:rPr>
            <w:rFonts w:ascii="Times New Roman" w:hAnsi="Times New Roman"/>
            <w:sz w:val="24"/>
          </w:rPr>
          <w:t>desenvolvimento</w:t>
        </w:r>
        <w:proofErr w:type="spellEnd"/>
        <w:r>
          <w:rPr>
            <w:rFonts w:ascii="Times New Roman" w:hAnsi="Times New Roman"/>
            <w:sz w:val="24"/>
          </w:rPr>
          <w:t xml:space="preserve"> de chatbots com NLU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português</w:t>
        </w:r>
        <w:proofErr w:type="spellEnd"/>
        <w:r>
          <w:rPr>
            <w:rFonts w:ascii="Times New Roman" w:hAnsi="Times New Roman"/>
            <w:sz w:val="24"/>
          </w:rPr>
          <w:t xml:space="preserve"> para </w:t>
        </w:r>
        <w:proofErr w:type="spellStart"/>
        <w:r>
          <w:rPr>
            <w:rFonts w:ascii="Times New Roman" w:hAnsi="Times New Roman"/>
            <w:sz w:val="24"/>
          </w:rPr>
          <w:t>atendimento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institucional</w:t>
        </w:r>
        <w:proofErr w:type="spellEnd"/>
        <w:r>
          <w:rPr>
            <w:rFonts w:ascii="Times New Roman" w:hAnsi="Times New Roman"/>
            <w:sz w:val="24"/>
          </w:rPr>
          <w:t xml:space="preserve"> é </w:t>
        </w:r>
        <w:proofErr w:type="spellStart"/>
        <w:r>
          <w:rPr>
            <w:rFonts w:ascii="Times New Roman" w:hAnsi="Times New Roman"/>
            <w:sz w:val="24"/>
          </w:rPr>
          <w:t>documentado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Rodrigues Neto et al. (2022). Nenhum </w:t>
        </w:r>
        <w:proofErr w:type="spellStart"/>
        <w:r>
          <w:rPr>
            <w:rFonts w:ascii="Times New Roman" w:hAnsi="Times New Roman"/>
            <w:sz w:val="24"/>
          </w:rPr>
          <w:t>desses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trabalhos</w:t>
        </w:r>
        <w:proofErr w:type="spellEnd"/>
        <w:r>
          <w:rPr>
            <w:rFonts w:ascii="Times New Roman" w:hAnsi="Times New Roman"/>
            <w:sz w:val="24"/>
          </w:rPr>
          <w:t xml:space="preserve"> integra </w:t>
        </w:r>
        <w:proofErr w:type="spellStart"/>
        <w:r>
          <w:rPr>
            <w:rFonts w:ascii="Times New Roman" w:hAnsi="Times New Roman"/>
            <w:sz w:val="24"/>
          </w:rPr>
          <w:t>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três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lastRenderedPageBreak/>
          <w:t>paradigmas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léxico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semântico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regras</w:t>
        </w:r>
        <w:proofErr w:type="spellEnd"/>
        <w:r>
          <w:rPr>
            <w:rFonts w:ascii="Times New Roman" w:hAnsi="Times New Roman"/>
            <w:sz w:val="24"/>
          </w:rPr>
          <w:t xml:space="preserve">)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um </w:t>
        </w:r>
        <w:proofErr w:type="spellStart"/>
        <w:r>
          <w:rPr>
            <w:rFonts w:ascii="Times New Roman" w:hAnsi="Times New Roman"/>
            <w:sz w:val="24"/>
          </w:rPr>
          <w:t>único</w:t>
        </w:r>
        <w:proofErr w:type="spellEnd"/>
        <w:r>
          <w:rPr>
            <w:rFonts w:ascii="Times New Roman" w:hAnsi="Times New Roman"/>
            <w:sz w:val="24"/>
          </w:rPr>
          <w:t xml:space="preserve"> pipeline </w:t>
        </w:r>
        <w:proofErr w:type="spellStart"/>
        <w:r>
          <w:rPr>
            <w:rFonts w:ascii="Times New Roman" w:hAnsi="Times New Roman"/>
            <w:sz w:val="24"/>
          </w:rPr>
          <w:t>cascateado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avaliado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sobre</w:t>
        </w:r>
        <w:proofErr w:type="spellEnd"/>
        <w:r>
          <w:rPr>
            <w:rFonts w:ascii="Times New Roman" w:hAnsi="Times New Roman"/>
            <w:sz w:val="24"/>
          </w:rPr>
          <w:t xml:space="preserve"> dados de </w:t>
        </w:r>
        <w:proofErr w:type="spellStart"/>
        <w:r>
          <w:rPr>
            <w:rFonts w:ascii="Times New Roman" w:hAnsi="Times New Roman"/>
            <w:sz w:val="24"/>
          </w:rPr>
          <w:t>atendimento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cliente</w:t>
        </w:r>
        <w:proofErr w:type="spellEnd"/>
        <w:r>
          <w:rPr>
            <w:rFonts w:ascii="Times New Roman" w:hAnsi="Times New Roman"/>
            <w:sz w:val="24"/>
          </w:rPr>
          <w:t xml:space="preserve"> multi-</w:t>
        </w:r>
        <w:proofErr w:type="spellStart"/>
        <w:r>
          <w:rPr>
            <w:rFonts w:ascii="Times New Roman" w:hAnsi="Times New Roman"/>
            <w:sz w:val="24"/>
          </w:rPr>
          <w:t>turno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PT-BR, lacuna que </w:t>
        </w:r>
        <w:proofErr w:type="spellStart"/>
        <w:r>
          <w:rPr>
            <w:rFonts w:ascii="Times New Roman" w:hAnsi="Times New Roman"/>
            <w:sz w:val="24"/>
          </w:rPr>
          <w:t>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TalkEx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endereça</w:t>
        </w:r>
        <w:proofErr w:type="spellEnd"/>
        <w:r>
          <w:rPr>
            <w:rFonts w:ascii="Times New Roman" w:hAnsi="Times New Roman"/>
            <w:sz w:val="24"/>
          </w:rPr>
          <w:t>.</w:t>
        </w:r>
      </w:ins>
    </w:p>
    <w:p w14:paraId="5194C512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5 OBJETIVO GERAL</w:t>
      </w:r>
    </w:p>
    <w:p w14:paraId="53592E89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Propor, implementar e avaliar empiricamente o TalkEx, uma arquitetura híbrida cascateada para classificação automática de intenções em conversas de atendimento ao cliente em português brasileiro, combinando recuperação lexical BM25, embeddings multilíngues congelados, classificação supervisionada e um motor de regras semânticas.</w:t>
      </w:r>
    </w:p>
    <w:p w14:paraId="1F5B264C" w14:textId="77777777" w:rsidR="00165EEE" w:rsidRDefault="005F3E40">
      <w:pPr>
        <w:spacing w:before="120" w:after="240" w:line="480" w:lineRule="exact"/>
      </w:pPr>
      <w:r>
        <w:rPr>
          <w:rFonts w:ascii="Times New Roman" w:hAnsi="Times New Roman"/>
          <w:b/>
          <w:sz w:val="24"/>
        </w:rPr>
        <w:t>5.1 Objetivos específicos</w:t>
      </w:r>
    </w:p>
    <w:p w14:paraId="06D8F400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Construir e auditar um corpus de conversas de atendimento ao cliente em PT-BR com 8 classes de intenção, garantindo qualidade dos rótulos com acurácia de pelo menos 96%;</w:t>
      </w:r>
    </w:p>
    <w:p w14:paraId="4C1554EE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Implementar e comparar variantes de recuperação híbrida (BM25, ANN e fusão linear/RRF) utilizando MRR como métrica primária;</w:t>
      </w:r>
    </w:p>
    <w:p w14:paraId="6967F963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Avaliar o impacto da adição de </w:t>
      </w:r>
      <w:r w:rsidRPr="003721FE">
        <w:rPr>
          <w:rFonts w:ascii="Times New Roman" w:hAnsi="Times New Roman"/>
          <w:i/>
          <w:sz w:val="24"/>
          <w:rPrChange w:id="23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 xml:space="preserve"> multilíngues congelados sobre a classificação supervisionada com LightGBM, em comparação com </w:t>
      </w:r>
      <w:r w:rsidRPr="003721FE">
        <w:rPr>
          <w:rFonts w:ascii="Times New Roman" w:hAnsi="Times New Roman"/>
          <w:i/>
          <w:sz w:val="24"/>
          <w:rPrChange w:id="24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apenas lexicais;</w:t>
      </w:r>
    </w:p>
    <w:p w14:paraId="54D73D61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Comparar três estratégias de integração de regras determinísticas no </w:t>
      </w:r>
      <w:r w:rsidRPr="003721FE">
        <w:rPr>
          <w:rFonts w:ascii="Times New Roman" w:hAnsi="Times New Roman"/>
          <w:i/>
          <w:sz w:val="24"/>
          <w:rPrChange w:id="25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pipeline</w:t>
      </w:r>
      <w:r>
        <w:rPr>
          <w:rFonts w:ascii="Times New Roman" w:hAnsi="Times New Roman"/>
          <w:sz w:val="24"/>
        </w:rPr>
        <w:t xml:space="preserve">: como </w:t>
      </w:r>
      <w:r w:rsidRPr="003721FE">
        <w:rPr>
          <w:rFonts w:ascii="Times New Roman" w:hAnsi="Times New Roman"/>
          <w:i/>
          <w:sz w:val="24"/>
          <w:rPrChange w:id="26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suaves, como </w:t>
      </w:r>
      <w:r w:rsidRPr="003721FE">
        <w:rPr>
          <w:rFonts w:ascii="Times New Roman" w:hAnsi="Times New Roman"/>
          <w:i/>
          <w:sz w:val="24"/>
          <w:rPrChange w:id="27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overrides</w:t>
      </w:r>
      <w:r>
        <w:rPr>
          <w:rFonts w:ascii="Times New Roman" w:hAnsi="Times New Roman"/>
          <w:sz w:val="24"/>
        </w:rPr>
        <w:t xml:space="preserve"> rígidos e de forma </w:t>
      </w:r>
      <w:r w:rsidRPr="003721FE">
        <w:rPr>
          <w:rFonts w:ascii="Times New Roman" w:hAnsi="Times New Roman"/>
          <w:i/>
          <w:sz w:val="24"/>
          <w:rPrChange w:id="28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standalone</w:t>
      </w:r>
      <w:r>
        <w:rPr>
          <w:rFonts w:ascii="Times New Roman" w:hAnsi="Times New Roman"/>
          <w:sz w:val="24"/>
        </w:rPr>
        <w:t>;</w:t>
      </w:r>
    </w:p>
    <w:p w14:paraId="605A9A16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Investigar a viabilidade de inferência cascateada em dois estágios para redução de custo computacional;</w:t>
      </w:r>
    </w:p>
    <w:p w14:paraId="0ED634C2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Realizar estudo de ablação para quantificar a contribuição marginal de cada família de </w:t>
      </w:r>
      <w:r w:rsidRPr="003721FE">
        <w:rPr>
          <w:rFonts w:ascii="Times New Roman" w:hAnsi="Times New Roman"/>
          <w:i/>
          <w:sz w:val="24"/>
          <w:rPrChange w:id="29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(</w:t>
      </w:r>
      <w:r w:rsidRPr="003721FE">
        <w:rPr>
          <w:rFonts w:ascii="Times New Roman" w:hAnsi="Times New Roman"/>
          <w:i/>
          <w:sz w:val="24"/>
          <w:rPrChange w:id="30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>, lexical, regras, estrutural).</w:t>
      </w:r>
    </w:p>
    <w:p w14:paraId="4AB2A621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6 MÉTODO PRELIMINAR</w:t>
      </w:r>
    </w:p>
    <w:p w14:paraId="429C2DE9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t>A pesquisa adota uma abordagem experimental quantitativa, com delineamento comparativo entre variantes do pipeline proposto. O método está organizado nas seguintes etapas:</w:t>
      </w:r>
    </w:p>
    <w:p w14:paraId="7C9A0906" w14:textId="299908D8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b/>
          <w:sz w:val="24"/>
        </w:rPr>
        <w:lastRenderedPageBreak/>
        <w:t xml:space="preserve">Dataset: </w:t>
      </w:r>
      <w:r>
        <w:rPr>
          <w:rFonts w:ascii="Times New Roman" w:hAnsi="Times New Roman"/>
          <w:b/>
          <w:sz w:val="24"/>
          <w:rPrChange w:id="31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 xml:space="preserve">será utilizado o dataset RichardSakaguchiMS/brazilian-customer-service-conversations (HuggingFace, licença Apache 2.0), expandido com geração sintética controlada via Claude Sonnet em modo batch offline. </w:t>
      </w:r>
      <w:del w:id="32" w:author="Cauê Leão" w:date="2026-04-21T16:06:00Z" w16du:dateUtc="2026-04-21T19:06:00Z">
        <w:r w:rsidR="00544F0E">
          <w:rPr>
            <w:rFonts w:ascii="Times New Roman" w:hAnsi="Times New Roman"/>
            <w:sz w:val="24"/>
          </w:rPr>
          <w:delText>Uma auditoria abrangente removerá duplicatas, instâncias com contaminação few-shot e rótulos ambíguos, consolidando a taxonomia em 8 classes de intenção. A revisão humana confirmará acurácia mínima de 96,7% nos rótulos. O corpus final compreenderá 2.122 conversas (847 originais + 1.275 sintéticas).</w:delText>
        </w:r>
      </w:del>
      <w:ins w:id="33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O corpus </w:t>
        </w:r>
        <w:proofErr w:type="spellStart"/>
        <w:r>
          <w:rPr>
            <w:rFonts w:ascii="Times New Roman" w:hAnsi="Times New Roman"/>
            <w:sz w:val="24"/>
          </w:rPr>
          <w:t>expandido</w:t>
        </w:r>
        <w:proofErr w:type="spellEnd"/>
        <w:r>
          <w:rPr>
            <w:rFonts w:ascii="Times New Roman" w:hAnsi="Times New Roman"/>
            <w:sz w:val="24"/>
          </w:rPr>
          <w:t xml:space="preserve"> é </w:t>
        </w:r>
        <w:proofErr w:type="spellStart"/>
        <w:r>
          <w:rPr>
            <w:rFonts w:ascii="Times New Roman" w:hAnsi="Times New Roman"/>
            <w:sz w:val="24"/>
          </w:rPr>
          <w:t>submetido</w:t>
        </w:r>
        <w:proofErr w:type="spellEnd"/>
        <w:r>
          <w:rPr>
            <w:rFonts w:ascii="Times New Roman" w:hAnsi="Times New Roman"/>
            <w:sz w:val="24"/>
          </w:rPr>
          <w:t xml:space="preserve"> a um </w:t>
        </w:r>
        <w:proofErr w:type="spellStart"/>
        <w:r>
          <w:rPr>
            <w:rFonts w:ascii="Times New Roman" w:hAnsi="Times New Roman"/>
            <w:sz w:val="24"/>
          </w:rPr>
          <w:t>protocolo</w:t>
        </w:r>
        <w:proofErr w:type="spellEnd"/>
        <w:r>
          <w:rPr>
            <w:rFonts w:ascii="Times New Roman" w:hAnsi="Times New Roman"/>
            <w:sz w:val="24"/>
          </w:rPr>
          <w:t xml:space="preserve"> de auditoria </w:t>
        </w:r>
        <w:proofErr w:type="spellStart"/>
        <w:r>
          <w:rPr>
            <w:rFonts w:ascii="Times New Roman" w:hAnsi="Times New Roman"/>
            <w:sz w:val="24"/>
          </w:rPr>
          <w:t>automatizada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oito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etapas</w:t>
        </w:r>
        <w:proofErr w:type="spellEnd"/>
        <w:r>
          <w:rPr>
            <w:rFonts w:ascii="Times New Roman" w:hAnsi="Times New Roman"/>
            <w:sz w:val="24"/>
          </w:rPr>
          <w:t xml:space="preserve">: (1) </w:t>
        </w:r>
        <w:proofErr w:type="spellStart"/>
        <w:r>
          <w:rPr>
            <w:rFonts w:ascii="Times New Roman" w:hAnsi="Times New Roman"/>
            <w:sz w:val="24"/>
          </w:rPr>
          <w:t>validação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esquema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verificando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integridade</w:t>
        </w:r>
        <w:proofErr w:type="spellEnd"/>
        <w:r>
          <w:rPr>
            <w:rFonts w:ascii="Times New Roman" w:hAnsi="Times New Roman"/>
            <w:sz w:val="24"/>
          </w:rPr>
          <w:t xml:space="preserve"> dos campos </w:t>
        </w:r>
        <w:proofErr w:type="spellStart"/>
        <w:r>
          <w:rPr>
            <w:rFonts w:ascii="Times New Roman" w:hAnsi="Times New Roman"/>
            <w:sz w:val="24"/>
          </w:rPr>
          <w:t>obrigatórios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intervalos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válidos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texto</w:t>
        </w:r>
        <w:proofErr w:type="spellEnd"/>
        <w:r>
          <w:rPr>
            <w:rFonts w:ascii="Times New Roman" w:hAnsi="Times New Roman"/>
            <w:sz w:val="24"/>
          </w:rPr>
          <w:t xml:space="preserve"> entre 50 e 2.000 </w:t>
        </w:r>
        <w:proofErr w:type="spellStart"/>
        <w:r>
          <w:rPr>
            <w:rFonts w:ascii="Times New Roman" w:hAnsi="Times New Roman"/>
            <w:sz w:val="24"/>
          </w:rPr>
          <w:t>palavras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domínio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dentre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oito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categorias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sentimento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dentre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três</w:t>
        </w:r>
        <w:proofErr w:type="spellEnd"/>
        <w:r>
          <w:rPr>
            <w:rFonts w:ascii="Times New Roman" w:hAnsi="Times New Roman"/>
            <w:sz w:val="24"/>
          </w:rPr>
          <w:t xml:space="preserve">); (2) </w:t>
        </w:r>
        <w:proofErr w:type="spellStart"/>
        <w:r>
          <w:rPr>
            <w:rFonts w:ascii="Times New Roman" w:hAnsi="Times New Roman"/>
            <w:sz w:val="24"/>
          </w:rPr>
          <w:t>deduplicação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dois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níveis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exata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após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normalização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minúsculas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remoção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marcadores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turno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colapso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espaços</w:t>
        </w:r>
        <w:proofErr w:type="spellEnd"/>
        <w:r>
          <w:rPr>
            <w:rFonts w:ascii="Times New Roman" w:hAnsi="Times New Roman"/>
            <w:sz w:val="24"/>
          </w:rPr>
          <w:t xml:space="preserve">), e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proximidade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semântica</w:t>
        </w:r>
        <w:proofErr w:type="spellEnd"/>
        <w:r>
          <w:rPr>
            <w:rFonts w:ascii="Times New Roman" w:hAnsi="Times New Roman"/>
            <w:sz w:val="24"/>
          </w:rPr>
          <w:t xml:space="preserve"> via embeddings (paraphrase-multilingual-MiniLM-L12-v2), com </w:t>
        </w:r>
        <w:proofErr w:type="spellStart"/>
        <w:r>
          <w:rPr>
            <w:rFonts w:ascii="Times New Roman" w:hAnsi="Times New Roman"/>
            <w:sz w:val="24"/>
          </w:rPr>
          <w:t>limiar</w:t>
        </w:r>
        <w:proofErr w:type="spellEnd"/>
        <w:r>
          <w:rPr>
            <w:rFonts w:ascii="Times New Roman" w:hAnsi="Times New Roman"/>
            <w:sz w:val="24"/>
          </w:rPr>
          <w:t xml:space="preserve"> suave a 0,92 e </w:t>
        </w:r>
        <w:proofErr w:type="spellStart"/>
        <w:r>
          <w:rPr>
            <w:rFonts w:ascii="Times New Roman" w:hAnsi="Times New Roman"/>
            <w:sz w:val="24"/>
          </w:rPr>
          <w:t>limiar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rígido</w:t>
        </w:r>
        <w:proofErr w:type="spellEnd"/>
        <w:r>
          <w:rPr>
            <w:rFonts w:ascii="Times New Roman" w:hAnsi="Times New Roman"/>
            <w:sz w:val="24"/>
          </w:rPr>
          <w:t xml:space="preserve"> a 0,97 de </w:t>
        </w:r>
        <w:proofErr w:type="spellStart"/>
        <w:r>
          <w:rPr>
            <w:rFonts w:ascii="Times New Roman" w:hAnsi="Times New Roman"/>
            <w:sz w:val="24"/>
          </w:rPr>
          <w:t>similaridade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cosseno</w:t>
        </w:r>
        <w:proofErr w:type="spellEnd"/>
        <w:r>
          <w:rPr>
            <w:rFonts w:ascii="Times New Roman" w:hAnsi="Times New Roman"/>
            <w:sz w:val="24"/>
          </w:rPr>
          <w:t xml:space="preserve">; pares com </w:t>
        </w:r>
        <w:proofErr w:type="spellStart"/>
        <w:r>
          <w:rPr>
            <w:rFonts w:ascii="Times New Roman" w:hAnsi="Times New Roman"/>
            <w:sz w:val="24"/>
          </w:rPr>
          <w:t>rótulos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discordantes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sinalizados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como</w:t>
        </w:r>
        <w:proofErr w:type="spellEnd"/>
        <w:r>
          <w:rPr>
            <w:rFonts w:ascii="Times New Roman" w:hAnsi="Times New Roman"/>
            <w:sz w:val="24"/>
          </w:rPr>
          <w:t xml:space="preserve"> cross-intent para </w:t>
        </w:r>
        <w:proofErr w:type="spellStart"/>
        <w:r>
          <w:rPr>
            <w:rFonts w:ascii="Times New Roman" w:hAnsi="Times New Roman"/>
            <w:sz w:val="24"/>
          </w:rPr>
          <w:t>revisão</w:t>
        </w:r>
        <w:proofErr w:type="spellEnd"/>
        <w:r>
          <w:rPr>
            <w:rFonts w:ascii="Times New Roman" w:hAnsi="Times New Roman"/>
            <w:sz w:val="24"/>
          </w:rPr>
          <w:t xml:space="preserve"> humana; (3) </w:t>
        </w:r>
        <w:proofErr w:type="spellStart"/>
        <w:r>
          <w:rPr>
            <w:rFonts w:ascii="Times New Roman" w:hAnsi="Times New Roman"/>
            <w:sz w:val="24"/>
          </w:rPr>
          <w:t>detecção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contaminação</w:t>
        </w:r>
        <w:proofErr w:type="spellEnd"/>
        <w:r>
          <w:rPr>
            <w:rFonts w:ascii="Times New Roman" w:hAnsi="Times New Roman"/>
            <w:sz w:val="24"/>
          </w:rPr>
          <w:t xml:space="preserve"> few-shot, </w:t>
        </w:r>
        <w:proofErr w:type="spellStart"/>
        <w:r>
          <w:rPr>
            <w:rFonts w:ascii="Times New Roman" w:hAnsi="Times New Roman"/>
            <w:sz w:val="24"/>
          </w:rPr>
          <w:t>rastreando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exemplos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sintéticos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cujos</w:t>
        </w:r>
        <w:proofErr w:type="spellEnd"/>
        <w:r>
          <w:rPr>
            <w:rFonts w:ascii="Times New Roman" w:hAnsi="Times New Roman"/>
            <w:sz w:val="24"/>
          </w:rPr>
          <w:t xml:space="preserve"> prompts de </w:t>
        </w:r>
        <w:proofErr w:type="spellStart"/>
        <w:r>
          <w:rPr>
            <w:rFonts w:ascii="Times New Roman" w:hAnsi="Times New Roman"/>
            <w:sz w:val="24"/>
          </w:rPr>
          <w:t>geração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utilizam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instâncias</w:t>
        </w:r>
        <w:proofErr w:type="spellEnd"/>
        <w:r>
          <w:rPr>
            <w:rFonts w:ascii="Times New Roman" w:hAnsi="Times New Roman"/>
            <w:sz w:val="24"/>
          </w:rPr>
          <w:t xml:space="preserve"> dos conjuntos de </w:t>
        </w:r>
        <w:proofErr w:type="spellStart"/>
        <w:r>
          <w:rPr>
            <w:rFonts w:ascii="Times New Roman" w:hAnsi="Times New Roman"/>
            <w:sz w:val="24"/>
          </w:rPr>
          <w:t>validação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ou</w:t>
        </w:r>
        <w:proofErr w:type="spellEnd"/>
        <w:r>
          <w:rPr>
            <w:rFonts w:ascii="Times New Roman" w:hAnsi="Times New Roman"/>
            <w:sz w:val="24"/>
          </w:rPr>
          <w:t xml:space="preserve"> teste; (4) </w:t>
        </w:r>
        <w:proofErr w:type="spellStart"/>
        <w:r>
          <w:rPr>
            <w:rFonts w:ascii="Times New Roman" w:hAnsi="Times New Roman"/>
            <w:sz w:val="24"/>
          </w:rPr>
          <w:t>verificação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integridade</w:t>
        </w:r>
        <w:proofErr w:type="spellEnd"/>
        <w:r>
          <w:rPr>
            <w:rFonts w:ascii="Times New Roman" w:hAnsi="Times New Roman"/>
            <w:sz w:val="24"/>
          </w:rPr>
          <w:t xml:space="preserve"> dos splits </w:t>
        </w:r>
        <w:proofErr w:type="spellStart"/>
        <w:r>
          <w:rPr>
            <w:rFonts w:ascii="Times New Roman" w:hAnsi="Times New Roman"/>
            <w:sz w:val="24"/>
          </w:rPr>
          <w:t>estratificados</w:t>
        </w:r>
        <w:proofErr w:type="spellEnd"/>
        <w:r>
          <w:rPr>
            <w:rFonts w:ascii="Times New Roman" w:hAnsi="Times New Roman"/>
            <w:sz w:val="24"/>
          </w:rPr>
          <w:t xml:space="preserve">, com </w:t>
        </w:r>
        <w:proofErr w:type="spellStart"/>
        <w:r>
          <w:rPr>
            <w:rFonts w:ascii="Times New Roman" w:hAnsi="Times New Roman"/>
            <w:sz w:val="24"/>
          </w:rPr>
          <w:t>tolerância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máxima</w:t>
        </w:r>
        <w:proofErr w:type="spellEnd"/>
        <w:r>
          <w:rPr>
            <w:rFonts w:ascii="Times New Roman" w:hAnsi="Times New Roman"/>
            <w:sz w:val="24"/>
          </w:rPr>
          <w:t xml:space="preserve"> de 3 pp </w:t>
        </w:r>
        <w:proofErr w:type="spellStart"/>
        <w:r>
          <w:rPr>
            <w:rFonts w:ascii="Times New Roman" w:hAnsi="Times New Roman"/>
            <w:sz w:val="24"/>
          </w:rPr>
          <w:t>na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distribuição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intenções</w:t>
        </w:r>
        <w:proofErr w:type="spellEnd"/>
        <w:r>
          <w:rPr>
            <w:rFonts w:ascii="Times New Roman" w:hAnsi="Times New Roman"/>
            <w:sz w:val="24"/>
          </w:rPr>
          <w:t xml:space="preserve"> e 5 pp </w:t>
        </w:r>
        <w:proofErr w:type="spellStart"/>
        <w:r>
          <w:rPr>
            <w:rFonts w:ascii="Times New Roman" w:hAnsi="Times New Roman"/>
            <w:sz w:val="24"/>
          </w:rPr>
          <w:t>na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distribuição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domínios</w:t>
        </w:r>
        <w:proofErr w:type="spellEnd"/>
        <w:r>
          <w:rPr>
            <w:rFonts w:ascii="Times New Roman" w:hAnsi="Times New Roman"/>
            <w:sz w:val="24"/>
          </w:rPr>
          <w:t xml:space="preserve">; (5) auditoria </w:t>
        </w:r>
        <w:proofErr w:type="spellStart"/>
        <w:r>
          <w:rPr>
            <w:rFonts w:ascii="Times New Roman" w:hAnsi="Times New Roman"/>
            <w:sz w:val="24"/>
          </w:rPr>
          <w:t>taxonômica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baseada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embeddings, </w:t>
        </w:r>
        <w:proofErr w:type="spellStart"/>
        <w:r>
          <w:rPr>
            <w:rFonts w:ascii="Times New Roman" w:hAnsi="Times New Roman"/>
            <w:sz w:val="24"/>
          </w:rPr>
          <w:t>exigindo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coerência</w:t>
        </w:r>
        <w:proofErr w:type="spellEnd"/>
        <w:r>
          <w:rPr>
            <w:rFonts w:ascii="Times New Roman" w:hAnsi="Times New Roman"/>
            <w:sz w:val="24"/>
          </w:rPr>
          <w:t xml:space="preserve"> intra-</w:t>
        </w:r>
        <w:proofErr w:type="spellStart"/>
        <w:r>
          <w:rPr>
            <w:rFonts w:ascii="Times New Roman" w:hAnsi="Times New Roman"/>
            <w:sz w:val="24"/>
          </w:rPr>
          <w:t>classe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média</w:t>
        </w:r>
        <w:proofErr w:type="spellEnd"/>
        <w:r>
          <w:rPr>
            <w:rFonts w:ascii="Times New Roman" w:hAnsi="Times New Roman"/>
            <w:sz w:val="24"/>
          </w:rPr>
          <w:t xml:space="preserve"> ≥ 0,60 e </w:t>
        </w:r>
        <w:proofErr w:type="spellStart"/>
        <w:r>
          <w:rPr>
            <w:rFonts w:ascii="Times New Roman" w:hAnsi="Times New Roman"/>
            <w:sz w:val="24"/>
          </w:rPr>
          <w:t>separabilidade</w:t>
        </w:r>
        <w:proofErr w:type="spellEnd"/>
        <w:r>
          <w:rPr>
            <w:rFonts w:ascii="Times New Roman" w:hAnsi="Times New Roman"/>
            <w:sz w:val="24"/>
          </w:rPr>
          <w:t xml:space="preserve"> inter-</w:t>
        </w:r>
        <w:proofErr w:type="spellStart"/>
        <w:r>
          <w:rPr>
            <w:rFonts w:ascii="Times New Roman" w:hAnsi="Times New Roman"/>
            <w:sz w:val="24"/>
          </w:rPr>
          <w:t>classe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similaridade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cosseno</w:t>
        </w:r>
        <w:proofErr w:type="spellEnd"/>
        <w:r>
          <w:rPr>
            <w:rFonts w:ascii="Times New Roman" w:hAnsi="Times New Roman"/>
            <w:sz w:val="24"/>
          </w:rPr>
          <w:t xml:space="preserve"> entre </w:t>
        </w:r>
        <w:proofErr w:type="spellStart"/>
        <w:r>
          <w:rPr>
            <w:rFonts w:ascii="Times New Roman" w:hAnsi="Times New Roman"/>
            <w:sz w:val="24"/>
          </w:rPr>
          <w:t>centróides</w:t>
        </w:r>
        <w:proofErr w:type="spellEnd"/>
        <w:r>
          <w:rPr>
            <w:rFonts w:ascii="Times New Roman" w:hAnsi="Times New Roman"/>
            <w:sz w:val="24"/>
          </w:rPr>
          <w:t xml:space="preserve"> de classes </w:t>
        </w:r>
        <w:proofErr w:type="spellStart"/>
        <w:r>
          <w:rPr>
            <w:rFonts w:ascii="Times New Roman" w:hAnsi="Times New Roman"/>
            <w:sz w:val="24"/>
          </w:rPr>
          <w:t>distintas</w:t>
        </w:r>
        <w:proofErr w:type="spellEnd"/>
        <w:r>
          <w:rPr>
            <w:rFonts w:ascii="Times New Roman" w:hAnsi="Times New Roman"/>
            <w:sz w:val="24"/>
          </w:rPr>
          <w:t xml:space="preserve">) ≤ 0,90; (6) </w:t>
        </w:r>
        <w:proofErr w:type="spellStart"/>
        <w:r>
          <w:rPr>
            <w:rFonts w:ascii="Times New Roman" w:hAnsi="Times New Roman"/>
            <w:sz w:val="24"/>
          </w:rPr>
          <w:t>análise</w:t>
        </w:r>
        <w:proofErr w:type="spellEnd"/>
        <w:r>
          <w:rPr>
            <w:rFonts w:ascii="Times New Roman" w:hAnsi="Times New Roman"/>
            <w:sz w:val="24"/>
          </w:rPr>
          <w:t xml:space="preserve"> da </w:t>
        </w:r>
        <w:proofErr w:type="spellStart"/>
        <w:r>
          <w:rPr>
            <w:rFonts w:ascii="Times New Roman" w:hAnsi="Times New Roman"/>
            <w:sz w:val="24"/>
          </w:rPr>
          <w:t>categoria</w:t>
        </w:r>
        <w:proofErr w:type="spellEnd"/>
        <w:r>
          <w:rPr>
            <w:rFonts w:ascii="Times New Roman" w:hAnsi="Times New Roman"/>
            <w:sz w:val="24"/>
          </w:rPr>
          <w:t xml:space="preserve"> outros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agrupamento</w:t>
        </w:r>
        <w:proofErr w:type="spellEnd"/>
        <w:r>
          <w:rPr>
            <w:rFonts w:ascii="Times New Roman" w:hAnsi="Times New Roman"/>
            <w:sz w:val="24"/>
          </w:rPr>
          <w:t xml:space="preserve"> k-means (k=5), </w:t>
        </w:r>
        <w:proofErr w:type="spellStart"/>
        <w:r>
          <w:rPr>
            <w:rFonts w:ascii="Times New Roman" w:hAnsi="Times New Roman"/>
            <w:sz w:val="24"/>
          </w:rPr>
          <w:t>classificando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registro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como</w:t>
        </w:r>
        <w:proofErr w:type="spellEnd"/>
        <w:r>
          <w:rPr>
            <w:rFonts w:ascii="Times New Roman" w:hAnsi="Times New Roman"/>
            <w:sz w:val="24"/>
          </w:rPr>
          <w:t xml:space="preserve">: A — </w:t>
        </w:r>
        <w:proofErr w:type="spellStart"/>
        <w:r>
          <w:rPr>
            <w:rFonts w:ascii="Times New Roman" w:hAnsi="Times New Roman"/>
            <w:sz w:val="24"/>
          </w:rPr>
          <w:t>possivelmente</w:t>
        </w:r>
        <w:proofErr w:type="spellEnd"/>
        <w:r>
          <w:rPr>
            <w:rFonts w:ascii="Times New Roman" w:hAnsi="Times New Roman"/>
            <w:sz w:val="24"/>
          </w:rPr>
          <w:t xml:space="preserve"> mal </w:t>
        </w:r>
        <w:proofErr w:type="spellStart"/>
        <w:r>
          <w:rPr>
            <w:rFonts w:ascii="Times New Roman" w:hAnsi="Times New Roman"/>
            <w:sz w:val="24"/>
          </w:rPr>
          <w:t>rotulado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similaridade</w:t>
        </w:r>
        <w:proofErr w:type="spellEnd"/>
        <w:r>
          <w:rPr>
            <w:rFonts w:ascii="Times New Roman" w:hAnsi="Times New Roman"/>
            <w:sz w:val="24"/>
          </w:rPr>
          <w:t xml:space="preserve"> com a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mais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próxima</w:t>
        </w:r>
        <w:proofErr w:type="spellEnd"/>
        <w:r>
          <w:rPr>
            <w:rFonts w:ascii="Times New Roman" w:hAnsi="Times New Roman"/>
            <w:sz w:val="24"/>
          </w:rPr>
          <w:t xml:space="preserve"> ≥ 0,85, </w:t>
        </w:r>
        <w:proofErr w:type="spellStart"/>
        <w:r>
          <w:rPr>
            <w:rFonts w:ascii="Times New Roman" w:hAnsi="Times New Roman"/>
            <w:sz w:val="24"/>
          </w:rPr>
          <w:t>candidato</w:t>
        </w:r>
        <w:proofErr w:type="spellEnd"/>
        <w:r>
          <w:rPr>
            <w:rFonts w:ascii="Times New Roman" w:hAnsi="Times New Roman"/>
            <w:sz w:val="24"/>
          </w:rPr>
          <w:t xml:space="preserve"> à </w:t>
        </w:r>
        <w:proofErr w:type="spellStart"/>
        <w:r>
          <w:rPr>
            <w:rFonts w:ascii="Times New Roman" w:hAnsi="Times New Roman"/>
            <w:sz w:val="24"/>
          </w:rPr>
          <w:t>reclassificação</w:t>
        </w:r>
        <w:proofErr w:type="spellEnd"/>
        <w:r>
          <w:rPr>
            <w:rFonts w:ascii="Times New Roman" w:hAnsi="Times New Roman"/>
            <w:sz w:val="24"/>
          </w:rPr>
          <w:t xml:space="preserve">); B — </w:t>
        </w:r>
        <w:proofErr w:type="spellStart"/>
        <w:r>
          <w:rPr>
            <w:rFonts w:ascii="Times New Roman" w:hAnsi="Times New Roman"/>
            <w:sz w:val="24"/>
          </w:rPr>
          <w:t>ambíguo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similaridade</w:t>
        </w:r>
        <w:proofErr w:type="spellEnd"/>
        <w:r>
          <w:rPr>
            <w:rFonts w:ascii="Times New Roman" w:hAnsi="Times New Roman"/>
            <w:sz w:val="24"/>
          </w:rPr>
          <w:t xml:space="preserve"> ∈ [0,75; 0,85), </w:t>
        </w:r>
        <w:proofErr w:type="spellStart"/>
        <w:r>
          <w:rPr>
            <w:rFonts w:ascii="Times New Roman" w:hAnsi="Times New Roman"/>
            <w:sz w:val="24"/>
          </w:rPr>
          <w:t>mantido</w:t>
        </w:r>
        <w:proofErr w:type="spellEnd"/>
        <w:r>
          <w:rPr>
            <w:rFonts w:ascii="Times New Roman" w:hAnsi="Times New Roman"/>
            <w:sz w:val="24"/>
          </w:rPr>
          <w:t xml:space="preserve"> para </w:t>
        </w:r>
        <w:proofErr w:type="spellStart"/>
        <w:r>
          <w:rPr>
            <w:rFonts w:ascii="Times New Roman" w:hAnsi="Times New Roman"/>
            <w:sz w:val="24"/>
          </w:rPr>
          <w:t>calibração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abstenção</w:t>
        </w:r>
        <w:proofErr w:type="spellEnd"/>
        <w:r>
          <w:rPr>
            <w:rFonts w:ascii="Times New Roman" w:hAnsi="Times New Roman"/>
            <w:sz w:val="24"/>
          </w:rPr>
          <w:t xml:space="preserve">); </w:t>
        </w:r>
        <w:proofErr w:type="spellStart"/>
        <w:r>
          <w:rPr>
            <w:rFonts w:ascii="Times New Roman" w:hAnsi="Times New Roman"/>
            <w:sz w:val="24"/>
          </w:rPr>
          <w:t>ou</w:t>
        </w:r>
        <w:proofErr w:type="spellEnd"/>
        <w:r>
          <w:rPr>
            <w:rFonts w:ascii="Times New Roman" w:hAnsi="Times New Roman"/>
            <w:sz w:val="24"/>
          </w:rPr>
          <w:t xml:space="preserve"> C — fora do </w:t>
        </w:r>
        <w:proofErr w:type="spellStart"/>
        <w:r>
          <w:rPr>
            <w:rFonts w:ascii="Times New Roman" w:hAnsi="Times New Roman"/>
            <w:sz w:val="24"/>
          </w:rPr>
          <w:t>escopo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similaridade</w:t>
        </w:r>
        <w:proofErr w:type="spellEnd"/>
        <w:r>
          <w:rPr>
            <w:rFonts w:ascii="Times New Roman" w:hAnsi="Times New Roman"/>
            <w:sz w:val="24"/>
          </w:rPr>
          <w:t xml:space="preserve"> &lt; 0,75, </w:t>
        </w:r>
        <w:proofErr w:type="spellStart"/>
        <w:r>
          <w:rPr>
            <w:rFonts w:ascii="Times New Roman" w:hAnsi="Times New Roman"/>
            <w:sz w:val="24"/>
          </w:rPr>
          <w:t>removido</w:t>
        </w:r>
        <w:proofErr w:type="spellEnd"/>
        <w:r>
          <w:rPr>
            <w:rFonts w:ascii="Times New Roman" w:hAnsi="Times New Roman"/>
            <w:sz w:val="24"/>
          </w:rPr>
          <w:t xml:space="preserve"> do </w:t>
        </w:r>
        <w:proofErr w:type="spellStart"/>
        <w:r>
          <w:rPr>
            <w:rFonts w:ascii="Times New Roman" w:hAnsi="Times New Roman"/>
            <w:sz w:val="24"/>
          </w:rPr>
          <w:t>treinamento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supervisionado</w:t>
        </w:r>
        <w:proofErr w:type="spellEnd"/>
        <w:r>
          <w:rPr>
            <w:rFonts w:ascii="Times New Roman" w:hAnsi="Times New Roman"/>
            <w:sz w:val="24"/>
          </w:rPr>
          <w:t xml:space="preserve">); (7) </w:t>
        </w:r>
        <w:proofErr w:type="spellStart"/>
        <w:r>
          <w:rPr>
            <w:rFonts w:ascii="Times New Roman" w:hAnsi="Times New Roman"/>
            <w:sz w:val="24"/>
          </w:rPr>
          <w:t>verificação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qualidade</w:t>
        </w:r>
        <w:proofErr w:type="spellEnd"/>
        <w:r>
          <w:rPr>
            <w:rFonts w:ascii="Times New Roman" w:hAnsi="Times New Roman"/>
            <w:sz w:val="24"/>
          </w:rPr>
          <w:t xml:space="preserve"> textual, </w:t>
        </w:r>
        <w:proofErr w:type="spellStart"/>
        <w:r>
          <w:rPr>
            <w:rFonts w:ascii="Times New Roman" w:hAnsi="Times New Roman"/>
            <w:sz w:val="24"/>
          </w:rPr>
          <w:t>exigindo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presença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marcadores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turno</w:t>
        </w:r>
        <w:proofErr w:type="spellEnd"/>
        <w:r>
          <w:rPr>
            <w:rFonts w:ascii="Times New Roman" w:hAnsi="Times New Roman"/>
            <w:sz w:val="24"/>
          </w:rPr>
          <w:t xml:space="preserve"> ([customer]/[agent]), </w:t>
        </w:r>
        <w:proofErr w:type="spellStart"/>
        <w:r>
          <w:rPr>
            <w:rFonts w:ascii="Times New Roman" w:hAnsi="Times New Roman"/>
            <w:sz w:val="24"/>
          </w:rPr>
          <w:t>mínimo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dois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turnos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vazios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proporção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caracteres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latinos</w:t>
        </w:r>
        <w:proofErr w:type="spellEnd"/>
        <w:r>
          <w:rPr>
            <w:rFonts w:ascii="Times New Roman" w:hAnsi="Times New Roman"/>
            <w:sz w:val="24"/>
          </w:rPr>
          <w:t xml:space="preserve"> ≥ 90%; e (8) </w:t>
        </w:r>
        <w:proofErr w:type="spellStart"/>
        <w:r>
          <w:rPr>
            <w:rFonts w:ascii="Times New Roman" w:hAnsi="Times New Roman"/>
            <w:sz w:val="24"/>
          </w:rPr>
          <w:t>análise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distribuição</w:t>
        </w:r>
        <w:proofErr w:type="spellEnd"/>
        <w:r>
          <w:rPr>
            <w:rFonts w:ascii="Times New Roman" w:hAnsi="Times New Roman"/>
            <w:sz w:val="24"/>
          </w:rPr>
          <w:t xml:space="preserve"> multidimensional com </w:t>
        </w:r>
        <w:proofErr w:type="spellStart"/>
        <w:r>
          <w:rPr>
            <w:rFonts w:ascii="Times New Roman" w:hAnsi="Times New Roman"/>
            <w:sz w:val="24"/>
          </w:rPr>
          <w:t>tabulações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cruzadas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 × </w:t>
        </w:r>
        <w:proofErr w:type="spellStart"/>
        <w:r>
          <w:rPr>
            <w:rFonts w:ascii="Times New Roman" w:hAnsi="Times New Roman"/>
            <w:sz w:val="24"/>
          </w:rPr>
          <w:t>domínio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 × </w:t>
        </w:r>
        <w:proofErr w:type="spellStart"/>
        <w:r>
          <w:rPr>
            <w:rFonts w:ascii="Times New Roman" w:hAnsi="Times New Roman"/>
            <w:sz w:val="24"/>
          </w:rPr>
          <w:t>sentimento</w:t>
        </w:r>
        <w:proofErr w:type="spellEnd"/>
        <w:r>
          <w:rPr>
            <w:rFonts w:ascii="Times New Roman" w:hAnsi="Times New Roman"/>
            <w:sz w:val="24"/>
          </w:rPr>
          <w:t xml:space="preserve">. </w:t>
        </w:r>
        <w:proofErr w:type="spellStart"/>
        <w:r>
          <w:rPr>
            <w:rFonts w:ascii="Times New Roman" w:hAnsi="Times New Roman"/>
            <w:sz w:val="24"/>
          </w:rPr>
          <w:t>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registros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sinalizados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categorias</w:t>
        </w:r>
        <w:proofErr w:type="spellEnd"/>
        <w:r>
          <w:rPr>
            <w:rFonts w:ascii="Times New Roman" w:hAnsi="Times New Roman"/>
            <w:sz w:val="24"/>
          </w:rPr>
          <w:t xml:space="preserve"> A e C da </w:t>
        </w:r>
        <w:proofErr w:type="spellStart"/>
        <w:r>
          <w:rPr>
            <w:rFonts w:ascii="Times New Roman" w:hAnsi="Times New Roman"/>
            <w:sz w:val="24"/>
          </w:rPr>
          <w:t>etapa</w:t>
        </w:r>
        <w:proofErr w:type="spellEnd"/>
        <w:r>
          <w:rPr>
            <w:rFonts w:ascii="Times New Roman" w:hAnsi="Times New Roman"/>
            <w:sz w:val="24"/>
          </w:rPr>
          <w:t xml:space="preserve"> 6, </w:t>
        </w:r>
        <w:proofErr w:type="spellStart"/>
        <w:r>
          <w:rPr>
            <w:rFonts w:ascii="Times New Roman" w:hAnsi="Times New Roman"/>
            <w:sz w:val="24"/>
          </w:rPr>
          <w:t>bem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os</w:t>
        </w:r>
        <w:proofErr w:type="spellEnd"/>
        <w:r>
          <w:rPr>
            <w:rFonts w:ascii="Times New Roman" w:hAnsi="Times New Roman"/>
            <w:sz w:val="24"/>
          </w:rPr>
          <w:t xml:space="preserve"> pares cross-intent da </w:t>
        </w:r>
        <w:proofErr w:type="spellStart"/>
        <w:r>
          <w:rPr>
            <w:rFonts w:ascii="Times New Roman" w:hAnsi="Times New Roman"/>
            <w:sz w:val="24"/>
          </w:rPr>
          <w:t>etapa</w:t>
        </w:r>
        <w:proofErr w:type="spellEnd"/>
        <w:r>
          <w:rPr>
            <w:rFonts w:ascii="Times New Roman" w:hAnsi="Times New Roman"/>
            <w:sz w:val="24"/>
          </w:rPr>
          <w:t xml:space="preserve"> 2, </w:t>
        </w:r>
        <w:proofErr w:type="spellStart"/>
        <w:r>
          <w:rPr>
            <w:rFonts w:ascii="Times New Roman" w:hAnsi="Times New Roman"/>
            <w:sz w:val="24"/>
          </w:rPr>
          <w:t>são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encaminhados</w:t>
        </w:r>
        <w:proofErr w:type="spellEnd"/>
        <w:r>
          <w:rPr>
            <w:rFonts w:ascii="Times New Roman" w:hAnsi="Times New Roman"/>
            <w:sz w:val="24"/>
          </w:rPr>
          <w:t xml:space="preserve"> para </w:t>
        </w:r>
        <w:proofErr w:type="spellStart"/>
        <w:r>
          <w:rPr>
            <w:rFonts w:ascii="Times New Roman" w:hAnsi="Times New Roman"/>
            <w:sz w:val="24"/>
          </w:rPr>
          <w:t>revisão</w:t>
        </w:r>
        <w:proofErr w:type="spellEnd"/>
        <w:r>
          <w:rPr>
            <w:rFonts w:ascii="Times New Roman" w:hAnsi="Times New Roman"/>
            <w:sz w:val="24"/>
          </w:rPr>
          <w:t xml:space="preserve"> humana </w:t>
        </w:r>
        <w:proofErr w:type="spellStart"/>
        <w:r>
          <w:rPr>
            <w:rFonts w:ascii="Times New Roman" w:hAnsi="Times New Roman"/>
            <w:sz w:val="24"/>
          </w:rPr>
          <w:t>pelos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pesquisadores</w:t>
        </w:r>
        <w:proofErr w:type="spellEnd"/>
        <w:r>
          <w:rPr>
            <w:rFonts w:ascii="Times New Roman" w:hAnsi="Times New Roman"/>
            <w:sz w:val="24"/>
          </w:rPr>
          <w:t xml:space="preserve">. A </w:t>
        </w:r>
        <w:proofErr w:type="spellStart"/>
        <w:r>
          <w:rPr>
            <w:rFonts w:ascii="Times New Roman" w:hAnsi="Times New Roman"/>
            <w:sz w:val="24"/>
          </w:rPr>
          <w:t>consolidação</w:t>
        </w:r>
        <w:proofErr w:type="spellEnd"/>
        <w:r>
          <w:rPr>
            <w:rFonts w:ascii="Times New Roman" w:hAnsi="Times New Roman"/>
            <w:sz w:val="24"/>
          </w:rPr>
          <w:t xml:space="preserve"> da </w:t>
        </w:r>
        <w:proofErr w:type="spellStart"/>
        <w:r>
          <w:rPr>
            <w:rFonts w:ascii="Times New Roman" w:hAnsi="Times New Roman"/>
            <w:sz w:val="24"/>
          </w:rPr>
          <w:t>taxonomia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8 classes de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gramStart"/>
        <w:r>
          <w:rPr>
            <w:rFonts w:ascii="Times New Roman" w:hAnsi="Times New Roman"/>
            <w:sz w:val="24"/>
          </w:rPr>
          <w:t>a</w:t>
        </w:r>
        <w:proofErr w:type="gram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acurácia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mínima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esperada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rótulos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finais</w:t>
        </w:r>
        <w:proofErr w:type="spellEnd"/>
        <w:r>
          <w:rPr>
            <w:rFonts w:ascii="Times New Roman" w:hAnsi="Times New Roman"/>
            <w:sz w:val="24"/>
          </w:rPr>
          <w:t xml:space="preserve"> é de 96,7%.</w:t>
        </w:r>
        <w:r>
          <w:rPr>
            <w:rFonts w:ascii="Times New Roman" w:hAnsi="Times New Roman"/>
            <w:b/>
            <w:sz w:val="24"/>
          </w:rPr>
          <w:t xml:space="preserve"> O corpus final </w:t>
        </w:r>
        <w:proofErr w:type="spellStart"/>
        <w:r>
          <w:rPr>
            <w:rFonts w:ascii="Times New Roman" w:hAnsi="Times New Roman"/>
            <w:b/>
            <w:sz w:val="24"/>
          </w:rPr>
          <w:t>compreenderá</w:t>
        </w:r>
        <w:proofErr w:type="spellEnd"/>
        <w:r>
          <w:rPr>
            <w:rFonts w:ascii="Times New Roman" w:hAnsi="Times New Roman"/>
            <w:b/>
            <w:sz w:val="24"/>
          </w:rPr>
          <w:t xml:space="preserve"> 2.122 conversas (847 </w:t>
        </w:r>
        <w:proofErr w:type="spellStart"/>
        <w:r>
          <w:rPr>
            <w:rFonts w:ascii="Times New Roman" w:hAnsi="Times New Roman"/>
            <w:b/>
            <w:sz w:val="24"/>
          </w:rPr>
          <w:t>originais</w:t>
        </w:r>
        <w:proofErr w:type="spellEnd"/>
        <w:r>
          <w:rPr>
            <w:rFonts w:ascii="Times New Roman" w:hAnsi="Times New Roman"/>
            <w:b/>
            <w:sz w:val="24"/>
          </w:rPr>
          <w:t xml:space="preserve"> + 1.275 </w:t>
        </w:r>
        <w:proofErr w:type="spellStart"/>
        <w:r>
          <w:rPr>
            <w:rFonts w:ascii="Times New Roman" w:hAnsi="Times New Roman"/>
            <w:b/>
            <w:sz w:val="24"/>
          </w:rPr>
          <w:t>sintéticas</w:t>
        </w:r>
        <w:proofErr w:type="spellEnd"/>
        <w:r>
          <w:rPr>
            <w:rFonts w:ascii="Times New Roman" w:hAnsi="Times New Roman"/>
            <w:b/>
            <w:sz w:val="24"/>
          </w:rPr>
          <w:t>).</w:t>
        </w:r>
        <w:r>
          <w:rPr>
            <w:rFonts w:ascii="Times New Roman" w:hAnsi="Times New Roman"/>
            <w:sz w:val="24"/>
          </w:rPr>
          <w:t xml:space="preserve"> (SAKAGUCHI, 2023)</w:t>
        </w:r>
      </w:ins>
    </w:p>
    <w:p w14:paraId="3C593306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b/>
          <w:sz w:val="24"/>
        </w:rPr>
        <w:lastRenderedPageBreak/>
        <w:t xml:space="preserve">Arquitetura do pipeline: </w:t>
      </w:r>
      <w:r>
        <w:rPr>
          <w:rFonts w:ascii="Times New Roman" w:hAnsi="Times New Roman"/>
          <w:sz w:val="24"/>
        </w:rPr>
        <w:t xml:space="preserve">o TalkEx implementa um pipeline multi-estágio com (1) ingestão e segmentação de turnos; (2) construção de janelas de contexto deslizantes de 5 turnos com stride 2; (3) normalização de texto com decomposição Unicode NFD; (4) geração de embeddings com paraphrase-multilingual-MiniLM-L12-v2 (384 dimensões, congelado); (5) recuperação híbrida por interpolação linear entre BM25 e FAISS; (6) classificação com LightGBM em 397 features; (7) motor de regras semânticas compilado via DSL para ASTs tipadas; e (8) agregação janela-para-conversa por média das </w:t>
      </w:r>
      <w:proofErr w:type="spellStart"/>
      <w:r>
        <w:rPr>
          <w:rFonts w:ascii="Times New Roman" w:hAnsi="Times New Roman"/>
          <w:sz w:val="24"/>
        </w:rPr>
        <w:t>probabilidades</w:t>
      </w:r>
      <w:proofErr w:type="spellEnd"/>
      <w:r>
        <w:rPr>
          <w:rFonts w:ascii="Times New Roman" w:hAnsi="Times New Roman"/>
          <w:sz w:val="24"/>
        </w:rPr>
        <w:t>.</w:t>
      </w:r>
      <w:ins w:id="34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 (KE et al., 2017) (JOHNSON; DOUZE; JÉGOU, 2019) (WANG et al., 2020; REIMERS; GUREVYCH, 2019)</w:t>
        </w:r>
      </w:ins>
    </w:p>
    <w:p w14:paraId="56850812" w14:textId="77777777" w:rsidR="006C680E" w:rsidRDefault="00544F0E">
      <w:pPr>
        <w:spacing w:after="240" w:line="480" w:lineRule="auto"/>
        <w:ind w:firstLine="709"/>
        <w:jc w:val="both"/>
        <w:rPr>
          <w:ins w:id="35" w:author="Cauê Leão" w:date="2026-04-21T16:06:00Z" w16du:dateUtc="2026-04-21T19:06:00Z"/>
        </w:rPr>
      </w:pPr>
      <w:ins w:id="36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O motor de </w:t>
        </w:r>
        <w:proofErr w:type="spellStart"/>
        <w:r>
          <w:rPr>
            <w:rFonts w:ascii="Times New Roman" w:hAnsi="Times New Roman"/>
            <w:sz w:val="24"/>
          </w:rPr>
          <w:t>regras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semânticas</w:t>
        </w:r>
        <w:proofErr w:type="spellEnd"/>
        <w:r>
          <w:rPr>
            <w:rFonts w:ascii="Times New Roman" w:hAnsi="Times New Roman"/>
            <w:sz w:val="24"/>
          </w:rPr>
          <w:t xml:space="preserve"> é </w:t>
        </w:r>
        <w:proofErr w:type="spellStart"/>
        <w:r>
          <w:rPr>
            <w:rFonts w:ascii="Times New Roman" w:hAnsi="Times New Roman"/>
            <w:sz w:val="24"/>
          </w:rPr>
          <w:t>implementado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mediante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uma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linguagem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domínio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específico</w:t>
        </w:r>
        <w:proofErr w:type="spellEnd"/>
        <w:r>
          <w:rPr>
            <w:rFonts w:ascii="Times New Roman" w:hAnsi="Times New Roman"/>
            <w:sz w:val="24"/>
          </w:rPr>
          <w:t xml:space="preserve"> (DSL) </w:t>
        </w:r>
        <w:proofErr w:type="spellStart"/>
        <w:r>
          <w:rPr>
            <w:rFonts w:ascii="Times New Roman" w:hAnsi="Times New Roman"/>
            <w:sz w:val="24"/>
          </w:rPr>
          <w:t>compilada</w:t>
        </w:r>
        <w:proofErr w:type="spellEnd"/>
        <w:r>
          <w:rPr>
            <w:rFonts w:ascii="Times New Roman" w:hAnsi="Times New Roman"/>
            <w:sz w:val="24"/>
          </w:rPr>
          <w:t xml:space="preserve"> para </w:t>
        </w:r>
        <w:proofErr w:type="spellStart"/>
        <w:r>
          <w:rPr>
            <w:rFonts w:ascii="Times New Roman" w:hAnsi="Times New Roman"/>
            <w:sz w:val="24"/>
          </w:rPr>
          <w:t>árvores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sintáticas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abstratas</w:t>
        </w:r>
        <w:proofErr w:type="spellEnd"/>
        <w:r>
          <w:rPr>
            <w:rFonts w:ascii="Times New Roman" w:hAnsi="Times New Roman"/>
            <w:sz w:val="24"/>
          </w:rPr>
          <w:t xml:space="preserve"> (ASTs) </w:t>
        </w:r>
        <w:proofErr w:type="spellStart"/>
        <w:r>
          <w:rPr>
            <w:rFonts w:ascii="Times New Roman" w:hAnsi="Times New Roman"/>
            <w:sz w:val="24"/>
          </w:rPr>
          <w:t>tipadas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suportando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quatro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famílias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predicados</w:t>
        </w:r>
        <w:proofErr w:type="spellEnd"/>
        <w:r>
          <w:rPr>
            <w:rFonts w:ascii="Times New Roman" w:hAnsi="Times New Roman"/>
            <w:sz w:val="24"/>
          </w:rPr>
          <w:t>: (</w:t>
        </w:r>
        <w:proofErr w:type="spellStart"/>
        <w:r>
          <w:rPr>
            <w:rFonts w:ascii="Times New Roman" w:hAnsi="Times New Roman"/>
            <w:sz w:val="24"/>
          </w:rPr>
          <w:t>i</w:t>
        </w:r>
        <w:proofErr w:type="spellEnd"/>
        <w:r>
          <w:rPr>
            <w:rFonts w:ascii="Times New Roman" w:hAnsi="Times New Roman"/>
            <w:sz w:val="24"/>
          </w:rPr>
          <w:t xml:space="preserve">) </w:t>
        </w:r>
        <w:proofErr w:type="spellStart"/>
        <w:r>
          <w:rPr>
            <w:rFonts w:ascii="Times New Roman" w:hAnsi="Times New Roman"/>
            <w:sz w:val="24"/>
          </w:rPr>
          <w:t>léxicos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correspondência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palavras-chave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expressões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regulares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prefixos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listas</w:t>
        </w:r>
        <w:proofErr w:type="spellEnd"/>
        <w:r>
          <w:rPr>
            <w:rFonts w:ascii="Times New Roman" w:hAnsi="Times New Roman"/>
            <w:sz w:val="24"/>
          </w:rPr>
          <w:t xml:space="preserve">, com </w:t>
        </w:r>
        <w:proofErr w:type="spellStart"/>
        <w:r>
          <w:rPr>
            <w:rFonts w:ascii="Times New Roman" w:hAnsi="Times New Roman"/>
            <w:sz w:val="24"/>
          </w:rPr>
          <w:t>normalização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automática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acentuação</w:t>
        </w:r>
        <w:proofErr w:type="spellEnd"/>
        <w:r>
          <w:rPr>
            <w:rFonts w:ascii="Times New Roman" w:hAnsi="Times New Roman"/>
            <w:sz w:val="24"/>
          </w:rPr>
          <w:t xml:space="preserve"> (e.g., "</w:t>
        </w:r>
        <w:proofErr w:type="spellStart"/>
        <w:r>
          <w:rPr>
            <w:rFonts w:ascii="Times New Roman" w:hAnsi="Times New Roman"/>
            <w:sz w:val="24"/>
          </w:rPr>
          <w:t>cancelar</w:t>
        </w:r>
        <w:proofErr w:type="spellEnd"/>
        <w:r>
          <w:rPr>
            <w:rFonts w:ascii="Times New Roman" w:hAnsi="Times New Roman"/>
            <w:sz w:val="24"/>
          </w:rPr>
          <w:t xml:space="preserve">" </w:t>
        </w:r>
        <w:proofErr w:type="spellStart"/>
        <w:r>
          <w:rPr>
            <w:rFonts w:ascii="Times New Roman" w:hAnsi="Times New Roman"/>
            <w:sz w:val="24"/>
          </w:rPr>
          <w:t>corresponde</w:t>
        </w:r>
        <w:proofErr w:type="spellEnd"/>
        <w:r>
          <w:rPr>
            <w:rFonts w:ascii="Times New Roman" w:hAnsi="Times New Roman"/>
            <w:sz w:val="24"/>
          </w:rPr>
          <w:t xml:space="preserve"> a "</w:t>
        </w:r>
        <w:proofErr w:type="spellStart"/>
        <w:r>
          <w:rPr>
            <w:rFonts w:ascii="Times New Roman" w:hAnsi="Times New Roman"/>
            <w:sz w:val="24"/>
          </w:rPr>
          <w:t>cancêlar</w:t>
        </w:r>
        <w:proofErr w:type="spellEnd"/>
        <w:r>
          <w:rPr>
            <w:rFonts w:ascii="Times New Roman" w:hAnsi="Times New Roman"/>
            <w:sz w:val="24"/>
          </w:rPr>
          <w:t xml:space="preserve">"); (ii) </w:t>
        </w:r>
        <w:proofErr w:type="spellStart"/>
        <w:r>
          <w:rPr>
            <w:rFonts w:ascii="Times New Roman" w:hAnsi="Times New Roman"/>
            <w:sz w:val="24"/>
          </w:rPr>
          <w:t>semânticos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similaridade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embeddings e </w:t>
        </w:r>
        <w:proofErr w:type="spellStart"/>
        <w:r>
          <w:rPr>
            <w:rFonts w:ascii="Times New Roman" w:hAnsi="Times New Roman"/>
            <w:sz w:val="24"/>
          </w:rPr>
          <w:t>limiar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sobre</w:t>
        </w:r>
        <w:proofErr w:type="spellEnd"/>
        <w:r>
          <w:rPr>
            <w:rFonts w:ascii="Times New Roman" w:hAnsi="Times New Roman"/>
            <w:sz w:val="24"/>
          </w:rPr>
          <w:t xml:space="preserve"> a </w:t>
        </w:r>
        <w:proofErr w:type="spellStart"/>
        <w:r>
          <w:rPr>
            <w:rFonts w:ascii="Times New Roman" w:hAnsi="Times New Roman"/>
            <w:sz w:val="24"/>
          </w:rPr>
          <w:t>pontuação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pré-computada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sem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recálculo</w:t>
        </w:r>
        <w:proofErr w:type="spellEnd"/>
        <w:r>
          <w:rPr>
            <w:rFonts w:ascii="Times New Roman" w:hAnsi="Times New Roman"/>
            <w:sz w:val="24"/>
          </w:rPr>
          <w:t xml:space="preserve"> de embeddings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tempo de </w:t>
        </w:r>
        <w:proofErr w:type="spellStart"/>
        <w:r>
          <w:rPr>
            <w:rFonts w:ascii="Times New Roman" w:hAnsi="Times New Roman"/>
            <w:sz w:val="24"/>
          </w:rPr>
          <w:t>avaliação</w:t>
        </w:r>
        <w:proofErr w:type="spellEnd"/>
        <w:r>
          <w:rPr>
            <w:rFonts w:ascii="Times New Roman" w:hAnsi="Times New Roman"/>
            <w:sz w:val="24"/>
          </w:rPr>
          <w:t xml:space="preserve">; (iii) </w:t>
        </w:r>
        <w:proofErr w:type="spellStart"/>
        <w:r>
          <w:rPr>
            <w:rFonts w:ascii="Times New Roman" w:hAnsi="Times New Roman"/>
            <w:sz w:val="24"/>
          </w:rPr>
          <w:t>estruturais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papel</w:t>
        </w:r>
        <w:proofErr w:type="spellEnd"/>
        <w:r>
          <w:rPr>
            <w:rFonts w:ascii="Times New Roman" w:hAnsi="Times New Roman"/>
            <w:sz w:val="24"/>
          </w:rPr>
          <w:t xml:space="preserve"> do locutor (customer/agent), canal (voice/chat/email) e </w:t>
        </w:r>
        <w:proofErr w:type="spellStart"/>
        <w:r>
          <w:rPr>
            <w:rFonts w:ascii="Times New Roman" w:hAnsi="Times New Roman"/>
            <w:sz w:val="24"/>
          </w:rPr>
          <w:t>comparações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numéricas</w:t>
        </w:r>
        <w:proofErr w:type="spellEnd"/>
        <w:r>
          <w:rPr>
            <w:rFonts w:ascii="Times New Roman" w:hAnsi="Times New Roman"/>
            <w:sz w:val="24"/>
          </w:rPr>
          <w:t xml:space="preserve"> de campos; e (iv) </w:t>
        </w:r>
        <w:proofErr w:type="spellStart"/>
        <w:r>
          <w:rPr>
            <w:rFonts w:ascii="Times New Roman" w:hAnsi="Times New Roman"/>
            <w:sz w:val="24"/>
          </w:rPr>
          <w:t>contextuais</w:t>
        </w:r>
        <w:proofErr w:type="spellEnd"/>
        <w:r>
          <w:rPr>
            <w:rFonts w:ascii="Times New Roman" w:hAnsi="Times New Roman"/>
            <w:sz w:val="24"/>
          </w:rPr>
          <w:t xml:space="preserve"> — </w:t>
        </w:r>
        <w:proofErr w:type="spellStart"/>
        <w:r>
          <w:rPr>
            <w:rFonts w:ascii="Times New Roman" w:hAnsi="Times New Roman"/>
            <w:sz w:val="24"/>
          </w:rPr>
          <w:t>padrões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repetição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sequências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ocorrência</w:t>
        </w:r>
        <w:proofErr w:type="spellEnd"/>
        <w:r>
          <w:rPr>
            <w:rFonts w:ascii="Times New Roman" w:hAnsi="Times New Roman"/>
            <w:sz w:val="24"/>
          </w:rPr>
          <w:t xml:space="preserve"> entre </w:t>
        </w:r>
        <w:proofErr w:type="spellStart"/>
        <w:r>
          <w:rPr>
            <w:rFonts w:ascii="Times New Roman" w:hAnsi="Times New Roman"/>
            <w:sz w:val="24"/>
          </w:rPr>
          <w:t>turnos</w:t>
        </w:r>
        <w:proofErr w:type="spellEnd"/>
        <w:r>
          <w:rPr>
            <w:rFonts w:ascii="Times New Roman" w:hAnsi="Times New Roman"/>
            <w:sz w:val="24"/>
          </w:rPr>
          <w:t xml:space="preserve">. </w:t>
        </w:r>
        <w:proofErr w:type="spellStart"/>
        <w:r>
          <w:rPr>
            <w:rFonts w:ascii="Times New Roman" w:hAnsi="Times New Roman"/>
            <w:sz w:val="24"/>
          </w:rPr>
          <w:t>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predicados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combinam</w:t>
        </w:r>
        <w:proofErr w:type="spellEnd"/>
        <w:r>
          <w:rPr>
            <w:rFonts w:ascii="Times New Roman" w:hAnsi="Times New Roman"/>
            <w:sz w:val="24"/>
          </w:rPr>
          <w:t xml:space="preserve">-se </w:t>
        </w:r>
        <w:proofErr w:type="spellStart"/>
        <w:r>
          <w:rPr>
            <w:rFonts w:ascii="Times New Roman" w:hAnsi="Times New Roman"/>
            <w:sz w:val="24"/>
          </w:rPr>
          <w:t>pelos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operadores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lógicos</w:t>
        </w:r>
        <w:proofErr w:type="spellEnd"/>
        <w:r>
          <w:rPr>
            <w:rFonts w:ascii="Times New Roman" w:hAnsi="Times New Roman"/>
            <w:sz w:val="24"/>
          </w:rPr>
          <w:t xml:space="preserve"> AND, OR e NOT, com </w:t>
        </w:r>
        <w:proofErr w:type="spellStart"/>
        <w:r>
          <w:rPr>
            <w:rFonts w:ascii="Times New Roman" w:hAnsi="Times New Roman"/>
            <w:sz w:val="24"/>
          </w:rPr>
          <w:t>avaliação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curto-circuito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ordenada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por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custo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crescente</w:t>
        </w:r>
        <w:proofErr w:type="spellEnd"/>
        <w:r>
          <w:rPr>
            <w:rFonts w:ascii="Times New Roman" w:hAnsi="Times New Roman"/>
            <w:sz w:val="24"/>
          </w:rPr>
          <w:t xml:space="preserve"> (</w:t>
        </w:r>
        <w:proofErr w:type="spellStart"/>
        <w:r>
          <w:rPr>
            <w:rFonts w:ascii="Times New Roman" w:hAnsi="Times New Roman"/>
            <w:sz w:val="24"/>
          </w:rPr>
          <w:t>léxico</w:t>
        </w:r>
        <w:proofErr w:type="spellEnd"/>
        <w:r>
          <w:rPr>
            <w:rFonts w:ascii="Times New Roman" w:hAnsi="Times New Roman"/>
            <w:sz w:val="24"/>
          </w:rPr>
          <w:t xml:space="preserve"> &lt; </w:t>
        </w:r>
        <w:proofErr w:type="spellStart"/>
        <w:r>
          <w:rPr>
            <w:rFonts w:ascii="Times New Roman" w:hAnsi="Times New Roman"/>
            <w:sz w:val="24"/>
          </w:rPr>
          <w:t>estrutural</w:t>
        </w:r>
        <w:proofErr w:type="spellEnd"/>
        <w:r>
          <w:rPr>
            <w:rFonts w:ascii="Times New Roman" w:hAnsi="Times New Roman"/>
            <w:sz w:val="24"/>
          </w:rPr>
          <w:t xml:space="preserve"> &lt; contextual &lt; </w:t>
        </w:r>
        <w:proofErr w:type="spellStart"/>
        <w:r>
          <w:rPr>
            <w:rFonts w:ascii="Times New Roman" w:hAnsi="Times New Roman"/>
            <w:sz w:val="24"/>
          </w:rPr>
          <w:t>semântico</w:t>
        </w:r>
        <w:proofErr w:type="spellEnd"/>
        <w:r>
          <w:rPr>
            <w:rFonts w:ascii="Times New Roman" w:hAnsi="Times New Roman"/>
            <w:sz w:val="24"/>
          </w:rPr>
          <w:t xml:space="preserve">), </w:t>
        </w:r>
        <w:proofErr w:type="spellStart"/>
        <w:r>
          <w:rPr>
            <w:rFonts w:ascii="Times New Roman" w:hAnsi="Times New Roman"/>
            <w:sz w:val="24"/>
          </w:rPr>
          <w:t>minimizando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chamadas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módulo</w:t>
        </w:r>
        <w:proofErr w:type="spellEnd"/>
        <w:r>
          <w:rPr>
            <w:rFonts w:ascii="Times New Roman" w:hAnsi="Times New Roman"/>
            <w:sz w:val="24"/>
          </w:rPr>
          <w:t xml:space="preserve"> de embeddings. A </w:t>
        </w:r>
        <w:proofErr w:type="spellStart"/>
        <w:r>
          <w:rPr>
            <w:rFonts w:ascii="Times New Roman" w:hAnsi="Times New Roman"/>
            <w:sz w:val="24"/>
          </w:rPr>
          <w:t>sintaxe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bloco</w:t>
        </w:r>
        <w:proofErr w:type="spellEnd"/>
        <w:r>
          <w:rPr>
            <w:rFonts w:ascii="Times New Roman" w:hAnsi="Times New Roman"/>
            <w:sz w:val="24"/>
          </w:rPr>
          <w:t xml:space="preserve"> (RULE … WHEN … THEN) </w:t>
        </w:r>
        <w:proofErr w:type="spellStart"/>
        <w:r>
          <w:rPr>
            <w:rFonts w:ascii="Times New Roman" w:hAnsi="Times New Roman"/>
            <w:sz w:val="24"/>
          </w:rPr>
          <w:t>permite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atribuir</w:t>
        </w:r>
        <w:proofErr w:type="spellEnd"/>
        <w:r>
          <w:rPr>
            <w:rFonts w:ascii="Times New Roman" w:hAnsi="Times New Roman"/>
            <w:sz w:val="24"/>
          </w:rPr>
          <w:t xml:space="preserve"> tags, </w:t>
        </w:r>
        <w:proofErr w:type="spellStart"/>
        <w:r>
          <w:rPr>
            <w:rFonts w:ascii="Times New Roman" w:hAnsi="Times New Roman"/>
            <w:sz w:val="24"/>
          </w:rPr>
          <w:t>sobrescrever</w:t>
        </w:r>
        <w:proofErr w:type="spellEnd"/>
        <w:r>
          <w:rPr>
            <w:rFonts w:ascii="Times New Roman" w:hAnsi="Times New Roman"/>
            <w:sz w:val="24"/>
          </w:rPr>
          <w:t xml:space="preserve"> a </w:t>
        </w:r>
        <w:proofErr w:type="spellStart"/>
        <w:r>
          <w:rPr>
            <w:rFonts w:ascii="Times New Roman" w:hAnsi="Times New Roman"/>
            <w:sz w:val="24"/>
          </w:rPr>
          <w:t>pontuação</w:t>
        </w:r>
        <w:proofErr w:type="spellEnd"/>
        <w:r>
          <w:rPr>
            <w:rFonts w:ascii="Times New Roman" w:hAnsi="Times New Roman"/>
            <w:sz w:val="24"/>
          </w:rPr>
          <w:t xml:space="preserve"> fin</w:t>
        </w:r>
        <w:r>
          <w:rPr>
            <w:rFonts w:ascii="Times New Roman" w:hAnsi="Times New Roman"/>
            <w:sz w:val="24"/>
          </w:rPr>
          <w:t xml:space="preserve">al e </w:t>
        </w:r>
        <w:proofErr w:type="spellStart"/>
        <w:r>
          <w:rPr>
            <w:rFonts w:ascii="Times New Roman" w:hAnsi="Times New Roman"/>
            <w:sz w:val="24"/>
          </w:rPr>
          <w:t>definir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prioridade</w:t>
        </w:r>
        <w:proofErr w:type="spellEnd"/>
        <w:r>
          <w:rPr>
            <w:rFonts w:ascii="Times New Roman" w:hAnsi="Times New Roman"/>
            <w:sz w:val="24"/>
          </w:rPr>
          <w:t xml:space="preserve"> de </w:t>
        </w:r>
        <w:proofErr w:type="spellStart"/>
        <w:r>
          <w:rPr>
            <w:rFonts w:ascii="Times New Roman" w:hAnsi="Times New Roman"/>
            <w:sz w:val="24"/>
          </w:rPr>
          <w:t>disparo</w:t>
        </w:r>
        <w:proofErr w:type="spellEnd"/>
        <w:r>
          <w:rPr>
            <w:rFonts w:ascii="Times New Roman" w:hAnsi="Times New Roman"/>
            <w:sz w:val="24"/>
          </w:rPr>
          <w:t xml:space="preserve">. O conjunto de </w:t>
        </w:r>
        <w:proofErr w:type="spellStart"/>
        <w:r>
          <w:rPr>
            <w:rFonts w:ascii="Times New Roman" w:hAnsi="Times New Roman"/>
            <w:sz w:val="24"/>
          </w:rPr>
          <w:t>regras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previsto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compreenderá</w:t>
        </w:r>
        <w:proofErr w:type="spellEnd"/>
        <w:r>
          <w:rPr>
            <w:rFonts w:ascii="Times New Roman" w:hAnsi="Times New Roman"/>
            <w:sz w:val="24"/>
          </w:rPr>
          <w:t xml:space="preserve"> 10 </w:t>
        </w:r>
        <w:proofErr w:type="spellStart"/>
        <w:r>
          <w:rPr>
            <w:rFonts w:ascii="Times New Roman" w:hAnsi="Times New Roman"/>
            <w:sz w:val="24"/>
          </w:rPr>
          <w:t>regras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cobrindo</w:t>
        </w:r>
        <w:proofErr w:type="spellEnd"/>
        <w:r>
          <w:rPr>
            <w:rFonts w:ascii="Times New Roman" w:hAnsi="Times New Roman"/>
            <w:sz w:val="24"/>
          </w:rPr>
          <w:t xml:space="preserve"> as 8 classes de </w:t>
        </w:r>
        <w:proofErr w:type="spellStart"/>
        <w:r>
          <w:rPr>
            <w:rFonts w:ascii="Times New Roman" w:hAnsi="Times New Roman"/>
            <w:sz w:val="24"/>
          </w:rPr>
          <w:t>intenção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redigidas</w:t>
        </w:r>
        <w:proofErr w:type="spellEnd"/>
        <w:r>
          <w:rPr>
            <w:rFonts w:ascii="Times New Roman" w:hAnsi="Times New Roman"/>
            <w:sz w:val="24"/>
          </w:rPr>
          <w:t xml:space="preserve"> e </w:t>
        </w:r>
        <w:proofErr w:type="spellStart"/>
        <w:r>
          <w:rPr>
            <w:rFonts w:ascii="Times New Roman" w:hAnsi="Times New Roman"/>
            <w:sz w:val="24"/>
          </w:rPr>
          <w:t>validadas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pelos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pesquisadores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durante</w:t>
        </w:r>
        <w:proofErr w:type="spellEnd"/>
        <w:r>
          <w:rPr>
            <w:rFonts w:ascii="Times New Roman" w:hAnsi="Times New Roman"/>
            <w:sz w:val="24"/>
          </w:rPr>
          <w:t xml:space="preserve"> a Stage 3 do </w:t>
        </w:r>
        <w:proofErr w:type="spellStart"/>
        <w:r>
          <w:rPr>
            <w:rFonts w:ascii="Times New Roman" w:hAnsi="Times New Roman"/>
            <w:sz w:val="24"/>
          </w:rPr>
          <w:t>cronograma</w:t>
        </w:r>
        <w:proofErr w:type="spellEnd"/>
        <w:r>
          <w:rPr>
            <w:rFonts w:ascii="Times New Roman" w:hAnsi="Times New Roman"/>
            <w:sz w:val="24"/>
          </w:rPr>
          <w:t xml:space="preserve">, </w:t>
        </w:r>
        <w:proofErr w:type="spellStart"/>
        <w:r>
          <w:rPr>
            <w:rFonts w:ascii="Times New Roman" w:hAnsi="Times New Roman"/>
            <w:sz w:val="24"/>
          </w:rPr>
          <w:t>conforme</w:t>
        </w:r>
        <w:proofErr w:type="spellEnd"/>
        <w:r>
          <w:rPr>
            <w:rFonts w:ascii="Times New Roman" w:hAnsi="Times New Roman"/>
            <w:sz w:val="24"/>
          </w:rPr>
          <w:t xml:space="preserve"> a </w:t>
        </w:r>
        <w:proofErr w:type="spellStart"/>
        <w:r>
          <w:rPr>
            <w:rFonts w:ascii="Times New Roman" w:hAnsi="Times New Roman"/>
            <w:sz w:val="24"/>
          </w:rPr>
          <w:t>seguinte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estrutura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ilustrativa</w:t>
        </w:r>
        <w:proofErr w:type="spellEnd"/>
        <w:r>
          <w:rPr>
            <w:rFonts w:ascii="Times New Roman" w:hAnsi="Times New Roman"/>
            <w:sz w:val="24"/>
          </w:rPr>
          <w:t xml:space="preserve">: RULE </w:t>
        </w:r>
        <w:proofErr w:type="spellStart"/>
        <w:r>
          <w:rPr>
            <w:rFonts w:ascii="Times New Roman" w:hAnsi="Times New Roman"/>
            <w:sz w:val="24"/>
          </w:rPr>
          <w:t>risco_cancelamento</w:t>
        </w:r>
        <w:proofErr w:type="spellEnd"/>
        <w:r>
          <w:rPr>
            <w:rFonts w:ascii="Times New Roman" w:hAnsi="Times New Roman"/>
            <w:sz w:val="24"/>
          </w:rPr>
          <w:t xml:space="preserve"> / WHEN speaker == "customer" AND </w:t>
        </w:r>
        <w:proofErr w:type="spellStart"/>
        <w:r>
          <w:rPr>
            <w:rFonts w:ascii="Times New Roman" w:hAnsi="Times New Roman"/>
            <w:sz w:val="24"/>
          </w:rPr>
          <w:t>semantic.intent</w:t>
        </w:r>
        <w:proofErr w:type="spellEnd"/>
        <w:r>
          <w:rPr>
            <w:rFonts w:ascii="Times New Roman" w:hAnsi="Times New Roman"/>
            <w:sz w:val="24"/>
          </w:rPr>
          <w:t>("</w:t>
        </w:r>
        <w:proofErr w:type="spellStart"/>
        <w:r>
          <w:rPr>
            <w:rFonts w:ascii="Times New Roman" w:hAnsi="Times New Roman"/>
            <w:sz w:val="24"/>
          </w:rPr>
          <w:t>cancelamento</w:t>
        </w:r>
        <w:proofErr w:type="spellEnd"/>
        <w:r>
          <w:rPr>
            <w:rFonts w:ascii="Times New Roman" w:hAnsi="Times New Roman"/>
            <w:sz w:val="24"/>
          </w:rPr>
          <w:t xml:space="preserve">") &gt; </w:t>
        </w:r>
        <w:r>
          <w:rPr>
            <w:rFonts w:ascii="Times New Roman" w:hAnsi="Times New Roman"/>
            <w:sz w:val="24"/>
          </w:rPr>
          <w:lastRenderedPageBreak/>
          <w:t xml:space="preserve">0,82 AND </w:t>
        </w:r>
        <w:proofErr w:type="spellStart"/>
        <w:r>
          <w:rPr>
            <w:rFonts w:ascii="Times New Roman" w:hAnsi="Times New Roman"/>
            <w:sz w:val="24"/>
          </w:rPr>
          <w:t>lexical.contains_any</w:t>
        </w:r>
        <w:proofErr w:type="spellEnd"/>
        <w:r>
          <w:rPr>
            <w:rFonts w:ascii="Times New Roman" w:hAnsi="Times New Roman"/>
            <w:sz w:val="24"/>
          </w:rPr>
          <w:t>(["</w:t>
        </w:r>
        <w:proofErr w:type="spellStart"/>
        <w:r>
          <w:rPr>
            <w:rFonts w:ascii="Times New Roman" w:hAnsi="Times New Roman"/>
            <w:sz w:val="24"/>
          </w:rPr>
          <w:t>cancelar</w:t>
        </w:r>
        <w:proofErr w:type="spellEnd"/>
        <w:r>
          <w:rPr>
            <w:rFonts w:ascii="Times New Roman" w:hAnsi="Times New Roman"/>
            <w:sz w:val="24"/>
          </w:rPr>
          <w:t>", "</w:t>
        </w:r>
        <w:proofErr w:type="spellStart"/>
        <w:r>
          <w:rPr>
            <w:rFonts w:ascii="Times New Roman" w:hAnsi="Times New Roman"/>
            <w:sz w:val="24"/>
          </w:rPr>
          <w:t>encerrar</w:t>
        </w:r>
        <w:proofErr w:type="spellEnd"/>
        <w:r>
          <w:rPr>
            <w:rFonts w:ascii="Times New Roman" w:hAnsi="Times New Roman"/>
            <w:sz w:val="24"/>
          </w:rPr>
          <w:t>", "</w:t>
        </w:r>
        <w:proofErr w:type="spellStart"/>
        <w:r>
          <w:rPr>
            <w:rFonts w:ascii="Times New Roman" w:hAnsi="Times New Roman"/>
            <w:sz w:val="24"/>
          </w:rPr>
          <w:t>desistir</w:t>
        </w:r>
        <w:proofErr w:type="spellEnd"/>
        <w:r>
          <w:rPr>
            <w:rFonts w:ascii="Times New Roman" w:hAnsi="Times New Roman"/>
            <w:sz w:val="24"/>
          </w:rPr>
          <w:t>"]) / THEN tag("</w:t>
        </w:r>
        <w:proofErr w:type="spellStart"/>
        <w:r>
          <w:rPr>
            <w:rFonts w:ascii="Times New Roman" w:hAnsi="Times New Roman"/>
            <w:sz w:val="24"/>
          </w:rPr>
          <w:t>cancelamento_risco</w:t>
        </w:r>
        <w:proofErr w:type="spellEnd"/>
        <w:r>
          <w:rPr>
            <w:rFonts w:ascii="Times New Roman" w:hAnsi="Times New Roman"/>
            <w:sz w:val="24"/>
          </w:rPr>
          <w:t>") score(0,95) priority("high").</w:t>
        </w:r>
      </w:ins>
    </w:p>
    <w:p w14:paraId="45075328" w14:textId="77777777" w:rsidR="00165EEE" w:rsidRDefault="005F3E40">
      <w:pPr>
        <w:spacing w:after="240" w:line="480" w:lineRule="exact"/>
        <w:ind w:firstLine="709"/>
        <w:jc w:val="both"/>
      </w:pPr>
      <w:proofErr w:type="spellStart"/>
      <w:r>
        <w:rPr>
          <w:rFonts w:ascii="Times New Roman" w:hAnsi="Times New Roman"/>
          <w:b/>
          <w:sz w:val="24"/>
        </w:rPr>
        <w:t>Protocolo</w:t>
      </w:r>
      <w:proofErr w:type="spellEnd"/>
      <w:r>
        <w:rPr>
          <w:rFonts w:ascii="Times New Roman" w:hAnsi="Times New Roman"/>
          <w:b/>
          <w:sz w:val="24"/>
        </w:rPr>
        <w:t xml:space="preserve"> experimental: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experimentos utilizarão 5 sementes aleatórias [13, 42, 123, 2024, 999] com splits estratificados 70/15/15% (treino/validação/teste) no nível da conversa, prevenindo vazamento de dados no nível de janela. Os resultados serão reportados como média ± desvio padrão entre sementes. Significância estatística será avaliada via testes de Wilcoxon signed-rank (α = 0,05) com intervalos de confiança bootstrap de 95% (10.000 reamostras). Tamanhos de efeito serão reportados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r = Z/√N.</w:t>
      </w:r>
      <w:ins w:id="37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 (WILCOXON, 1945)</w:t>
        </w:r>
      </w:ins>
    </w:p>
    <w:p w14:paraId="450E078A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Métricas: </w:t>
      </w:r>
      <w:r>
        <w:rPr>
          <w:rFonts w:ascii="Times New Roman" w:hAnsi="Times New Roman"/>
          <w:sz w:val="24"/>
        </w:rPr>
        <w:t>para recuperação (H1): MRR como métrica primária, além de Recall@K e nDCG@K para K ∈ {5, 10, 20}. Para classificação (H2 e H3): Macro-F1 como métrica primária, F1 por classe e acurácia. Para inferência cascateada (H4): custo por janela em milissegundos, variação de F1 e percentual de janelas resolvidas por estágio.</w:t>
      </w:r>
    </w:p>
    <w:p w14:paraId="46440316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Infraestrutura: </w:t>
      </w:r>
      <w:r>
        <w:rPr>
          <w:rFonts w:ascii="Times New Roman" w:hAnsi="Times New Roman"/>
          <w:sz w:val="24"/>
        </w:rPr>
        <w:t>todos os experimentos serão executados no Google Colab com GPU Tesla T4 (15 GB VRAM). A geração de embeddings utilizará aceleração GPU via PyTorch/CUDA; a classificação LightGBM treinará em CPU (aproximadamente 6 segundos). A suíte completa de experimentos será concluída em menos de 1 hora. Stack de software: Python 3.11+, sentence-transformers, scikit-learn, LightGBM, FAISS (</w:t>
      </w:r>
      <w:proofErr w:type="spellStart"/>
      <w:r>
        <w:rPr>
          <w:rFonts w:ascii="Times New Roman" w:hAnsi="Times New Roman"/>
          <w:sz w:val="24"/>
        </w:rPr>
        <w:t>cpu</w:t>
      </w:r>
      <w:proofErr w:type="spellEnd"/>
      <w:r>
        <w:rPr>
          <w:rFonts w:ascii="Times New Roman" w:hAnsi="Times New Roman"/>
          <w:sz w:val="24"/>
        </w:rPr>
        <w:t>) e rank-bm25.</w:t>
      </w:r>
      <w:ins w:id="38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 (ROBERTSON; ZARAGOZA, 2009) (PEDREGOSA et al., 2011)</w:t>
        </w:r>
      </w:ins>
    </w:p>
    <w:p w14:paraId="3A37478C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Aspectos éticos: </w:t>
      </w:r>
      <w:r>
        <w:rPr>
          <w:rFonts w:ascii="Times New Roman" w:hAnsi="Times New Roman"/>
          <w:sz w:val="24"/>
        </w:rPr>
        <w:t>o dataset utilizado é de domínio público (licença Apache 2.0). Os dados sintéticos são gerados com controle de qualidade e auditados manualmente. Não há coleta de dados pessoais identificáveis nem envolvimento de participantes humanos, dispensando apreciação por Comitê de Ética em Pesquisa.</w:t>
      </w:r>
    </w:p>
    <w:p w14:paraId="75C0968E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7 RESULTADOS ESPERADOS</w:t>
      </w:r>
    </w:p>
    <w:p w14:paraId="785CB779" w14:textId="77777777" w:rsidR="00165EEE" w:rsidRDefault="005F3E40">
      <w:pPr>
        <w:spacing w:after="240" w:line="480" w:lineRule="exact"/>
        <w:ind w:firstLine="709"/>
        <w:jc w:val="both"/>
      </w:pPr>
      <w:r>
        <w:rPr>
          <w:rFonts w:ascii="Times New Roman" w:hAnsi="Times New Roman"/>
          <w:sz w:val="24"/>
        </w:rPr>
        <w:lastRenderedPageBreak/>
        <w:t>A partir dos objetivos estabelecidos e da arquitetura proposta, espera-se obter os seguintes resultados:</w:t>
      </w:r>
    </w:p>
    <w:p w14:paraId="17F7A0C2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Confirmação da hipótese H1: espera-se que a recuperação híbrida (fusão linear BM25 + ANN) supere a recuperação isolada em MRR, com diferença estatisticamente significativa (p &lt; 0,05), evidenciando a complementaridade dos sinais lexicais e semânticos em conversas informais em PT-BR.</w:t>
      </w:r>
    </w:p>
    <w:p w14:paraId="11DEF970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Confirmação da hipótese H2: espera-se que a adição de </w:t>
      </w:r>
      <w:r w:rsidRPr="003721FE">
        <w:rPr>
          <w:rFonts w:ascii="Times New Roman" w:hAnsi="Times New Roman"/>
          <w:i/>
          <w:sz w:val="24"/>
          <w:rPrChange w:id="39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 xml:space="preserve"> multilíngues congelados ao conjunto de </w:t>
      </w:r>
      <w:r w:rsidRPr="003721FE">
        <w:rPr>
          <w:rFonts w:ascii="Times New Roman" w:hAnsi="Times New Roman"/>
          <w:i/>
          <w:sz w:val="24"/>
          <w:rPrChange w:id="40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produza ganhos expressivos em Macro-F1, superiores a 30 pontos percentuais em relação a </w:t>
      </w:r>
      <w:r w:rsidRPr="003721FE">
        <w:rPr>
          <w:rFonts w:ascii="Times New Roman" w:hAnsi="Times New Roman"/>
          <w:i/>
          <w:sz w:val="24"/>
          <w:rPrChange w:id="41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apenas lexicais, com efeito grande (r &gt; 0,5).</w:t>
      </w:r>
    </w:p>
    <w:p w14:paraId="3213F1B0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Evidências sobre integração de regras (H3): espera-se que regras-como-</w:t>
      </w:r>
      <w:r w:rsidRPr="003721FE">
        <w:rPr>
          <w:rFonts w:ascii="Times New Roman" w:hAnsi="Times New Roman"/>
          <w:i/>
          <w:sz w:val="24"/>
          <w:rPrChange w:id="42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features</w:t>
      </w:r>
      <w:r>
        <w:rPr>
          <w:rFonts w:ascii="Times New Roman" w:hAnsi="Times New Roman"/>
          <w:sz w:val="24"/>
        </w:rPr>
        <w:t xml:space="preserve"> produzam ganho marginal sobre o </w:t>
      </w:r>
      <w:r w:rsidRPr="003721FE">
        <w:rPr>
          <w:rFonts w:ascii="Times New Roman" w:hAnsi="Times New Roman"/>
          <w:i/>
          <w:sz w:val="24"/>
          <w:rPrChange w:id="43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pipeline</w:t>
      </w:r>
      <w:r>
        <w:rPr>
          <w:rFonts w:ascii="Times New Roman" w:hAnsi="Times New Roman"/>
          <w:sz w:val="24"/>
        </w:rPr>
        <w:t xml:space="preserve"> apenas com ML, enquanto regras-como-</w:t>
      </w:r>
      <w:r w:rsidRPr="003721FE">
        <w:rPr>
          <w:rFonts w:ascii="Times New Roman" w:hAnsi="Times New Roman"/>
          <w:i/>
          <w:sz w:val="24"/>
          <w:rPrChange w:id="44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override</w:t>
      </w:r>
      <w:r>
        <w:rPr>
          <w:rFonts w:ascii="Times New Roman" w:hAnsi="Times New Roman"/>
          <w:sz w:val="24"/>
        </w:rPr>
        <w:t xml:space="preserve"> apresentem degradação de desempenho, fornecendo orientação prática para arquitetos de sistemas conversacionais.</w:t>
      </w:r>
    </w:p>
    <w:p w14:paraId="422BC906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>Análise de viabilidade da cascata (H4): espera-se identificar as condições estruturais necessárias para que inferência cascateada produza redução efetiva de custo, mesmo que a hipótese original seja refutada.</w:t>
      </w:r>
    </w:p>
    <w:p w14:paraId="24CBCE16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Contribuição ao estado da arte em PLN para PT-BR: espera-se que o corpus auditado, o </w:t>
      </w:r>
      <w:r w:rsidRPr="003721FE">
        <w:rPr>
          <w:rFonts w:ascii="Times New Roman" w:hAnsi="Times New Roman"/>
          <w:i/>
          <w:sz w:val="24"/>
          <w:rPrChange w:id="45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pipeline</w:t>
      </w:r>
      <w:r>
        <w:rPr>
          <w:rFonts w:ascii="Times New Roman" w:hAnsi="Times New Roman"/>
          <w:sz w:val="24"/>
        </w:rPr>
        <w:t xml:space="preserve"> open-source e os resultados experimentais representem a primeira avaliação sistemática de classificação de intenções em conversas de atendimento ao cliente multi-turno em português brasileiro.</w:t>
      </w:r>
    </w:p>
    <w:p w14:paraId="39ADF2D7" w14:textId="77777777" w:rsidR="00165EEE" w:rsidRDefault="005F3E40">
      <w:pPr>
        <w:pStyle w:val="Commarcadores"/>
        <w:spacing w:after="120" w:line="480" w:lineRule="exact"/>
        <w:ind w:left="709"/>
      </w:pPr>
      <w:r>
        <w:rPr>
          <w:rFonts w:ascii="Times New Roman" w:hAnsi="Times New Roman"/>
          <w:sz w:val="24"/>
        </w:rPr>
        <w:t xml:space="preserve">Paradigma acessível de classificação: espera-se demonstrar que Macro-F1 superior a 0,70 é alcançável em 8 classes de intenção sem </w:t>
      </w:r>
      <w:r w:rsidRPr="003721FE">
        <w:rPr>
          <w:rFonts w:ascii="Times New Roman" w:hAnsi="Times New Roman"/>
          <w:i/>
          <w:sz w:val="24"/>
          <w:rPrChange w:id="46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fine-tuning</w:t>
      </w:r>
      <w:r>
        <w:rPr>
          <w:rFonts w:ascii="Times New Roman" w:hAnsi="Times New Roman"/>
          <w:sz w:val="24"/>
        </w:rPr>
        <w:t xml:space="preserve"> do codificador, utilizando exclusivamente infraestrutura gratuita (Google Colab).</w:t>
      </w:r>
    </w:p>
    <w:p w14:paraId="6149FB91" w14:textId="77777777" w:rsidR="00165EEE" w:rsidRDefault="005F3E40">
      <w:pPr>
        <w:spacing w:before="240" w:after="240" w:line="480" w:lineRule="exact"/>
      </w:pPr>
      <w:r>
        <w:rPr>
          <w:rFonts w:ascii="Times New Roman" w:hAnsi="Times New Roman"/>
          <w:b/>
          <w:sz w:val="24"/>
        </w:rPr>
        <w:t>8 CRONOGRAMA DAS ATIVIDADES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26"/>
        <w:gridCol w:w="532"/>
        <w:gridCol w:w="532"/>
        <w:gridCol w:w="532"/>
        <w:gridCol w:w="532"/>
        <w:gridCol w:w="533"/>
        <w:gridCol w:w="533"/>
        <w:gridCol w:w="533"/>
        <w:gridCol w:w="533"/>
        <w:gridCol w:w="533"/>
        <w:gridCol w:w="546"/>
        <w:gridCol w:w="546"/>
        <w:gridCol w:w="546"/>
        <w:gridCol w:w="546"/>
        <w:gridCol w:w="546"/>
        <w:gridCol w:w="546"/>
      </w:tblGrid>
      <w:tr w:rsidR="00165EEE" w14:paraId="47B1071F" w14:textId="77777777">
        <w:tc>
          <w:tcPr>
            <w:tcW w:w="588" w:type="dxa"/>
          </w:tcPr>
          <w:p w14:paraId="6E44E53B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Atividade</w:t>
            </w:r>
          </w:p>
        </w:tc>
        <w:tc>
          <w:tcPr>
            <w:tcW w:w="588" w:type="dxa"/>
          </w:tcPr>
          <w:p w14:paraId="641AF66D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588" w:type="dxa"/>
          </w:tcPr>
          <w:p w14:paraId="796CA64F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588" w:type="dxa"/>
          </w:tcPr>
          <w:p w14:paraId="5835286C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588" w:type="dxa"/>
          </w:tcPr>
          <w:p w14:paraId="0A5C9DAA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588" w:type="dxa"/>
          </w:tcPr>
          <w:p w14:paraId="1E1941DA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588" w:type="dxa"/>
          </w:tcPr>
          <w:p w14:paraId="49FFF96C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w="588" w:type="dxa"/>
          </w:tcPr>
          <w:p w14:paraId="7C108B08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w="588" w:type="dxa"/>
          </w:tcPr>
          <w:p w14:paraId="21B2BA34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w="588" w:type="dxa"/>
          </w:tcPr>
          <w:p w14:paraId="609E1FF3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w="588" w:type="dxa"/>
          </w:tcPr>
          <w:p w14:paraId="2D3C9CEC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w="588" w:type="dxa"/>
          </w:tcPr>
          <w:p w14:paraId="095CD5F1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w="588" w:type="dxa"/>
          </w:tcPr>
          <w:p w14:paraId="4988279C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w="588" w:type="dxa"/>
          </w:tcPr>
          <w:p w14:paraId="07647A32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w="588" w:type="dxa"/>
          </w:tcPr>
          <w:p w14:paraId="34B08092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w="588" w:type="dxa"/>
          </w:tcPr>
          <w:p w14:paraId="7241218D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</w:tr>
      <w:tr w:rsidR="00165EEE" w14:paraId="6E4F527B" w14:textId="77777777">
        <w:tc>
          <w:tcPr>
            <w:tcW w:w="588" w:type="dxa"/>
          </w:tcPr>
          <w:p w14:paraId="6D6B157D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Stage 1: Revisão de </w:t>
            </w:r>
            <w:r>
              <w:rPr>
                <w:rFonts w:ascii="Times New Roman" w:hAnsi="Times New Roman"/>
                <w:sz w:val="18"/>
              </w:rPr>
              <w:lastRenderedPageBreak/>
              <w:t>literatura e levantamento do dataset</w:t>
            </w:r>
          </w:p>
        </w:tc>
        <w:tc>
          <w:tcPr>
            <w:tcW w:w="588" w:type="dxa"/>
          </w:tcPr>
          <w:p w14:paraId="40244576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X</w:t>
            </w:r>
          </w:p>
        </w:tc>
        <w:tc>
          <w:tcPr>
            <w:tcW w:w="588" w:type="dxa"/>
          </w:tcPr>
          <w:p w14:paraId="4A898CD1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19EC1CAC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1214B7CC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FDBC143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C91EAFF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4F139A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53E0082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56A6353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15495D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50418B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93406C1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BF40CC2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C9A1E82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F912543" w14:textId="77777777" w:rsidR="00165EEE" w:rsidRDefault="00165EEE">
            <w:pPr>
              <w:jc w:val="center"/>
            </w:pPr>
          </w:p>
        </w:tc>
      </w:tr>
      <w:tr w:rsidR="00165EEE" w14:paraId="3D40A853" w14:textId="77777777">
        <w:tc>
          <w:tcPr>
            <w:tcW w:w="588" w:type="dxa"/>
          </w:tcPr>
          <w:p w14:paraId="741C1C09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Stage 2: Auditoria e pré-processamento do corpus</w:t>
            </w:r>
          </w:p>
        </w:tc>
        <w:tc>
          <w:tcPr>
            <w:tcW w:w="588" w:type="dxa"/>
          </w:tcPr>
          <w:p w14:paraId="756C8013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5E7A4E04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50FC5B3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19201A21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7F971D01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6340B855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4EC7037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D99D7EE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51FD992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8E96941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7D778E4B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E9ACF7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4165B74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8BF4CC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DF14DC0" w14:textId="77777777" w:rsidR="00165EEE" w:rsidRDefault="00165EEE">
            <w:pPr>
              <w:jc w:val="center"/>
            </w:pPr>
          </w:p>
        </w:tc>
      </w:tr>
      <w:tr w:rsidR="00165EEE" w14:paraId="6FE2837E" w14:textId="77777777">
        <w:tc>
          <w:tcPr>
            <w:tcW w:w="588" w:type="dxa"/>
          </w:tcPr>
          <w:p w14:paraId="74864F5E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Stage 3: Implementação do pipeline TalkEx</w:t>
            </w:r>
          </w:p>
        </w:tc>
        <w:tc>
          <w:tcPr>
            <w:tcW w:w="588" w:type="dxa"/>
          </w:tcPr>
          <w:p w14:paraId="5F9FB37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CB4F935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5C92E56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203690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7E18FA2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634FFC03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0E83E7D8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7561FA65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4ACFE5FC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4B6C09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207957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7FC93B9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FBBF63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8E1D6A1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7AF3A3DE" w14:textId="77777777" w:rsidR="00165EEE" w:rsidRDefault="00165EEE">
            <w:pPr>
              <w:jc w:val="center"/>
            </w:pPr>
          </w:p>
        </w:tc>
      </w:tr>
      <w:tr w:rsidR="00165EEE" w14:paraId="1C16906D" w14:textId="77777777">
        <w:tc>
          <w:tcPr>
            <w:tcW w:w="588" w:type="dxa"/>
          </w:tcPr>
          <w:p w14:paraId="5FDB5EC0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Stage 4: Experimentos e avaliação das hipóteses</w:t>
            </w:r>
          </w:p>
        </w:tc>
        <w:tc>
          <w:tcPr>
            <w:tcW w:w="588" w:type="dxa"/>
          </w:tcPr>
          <w:p w14:paraId="7DCECDD4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1BB354E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5F8AB69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FD485DB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720019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71E8A1D3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495202B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7FFBAE8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58B23357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4768815F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0F380184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729EDCEC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538E3DDF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2E882D5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7CEFF1A7" w14:textId="77777777" w:rsidR="00165EEE" w:rsidRDefault="00165EEE">
            <w:pPr>
              <w:jc w:val="center"/>
            </w:pPr>
          </w:p>
        </w:tc>
      </w:tr>
      <w:tr w:rsidR="00165EEE" w14:paraId="1CA5016C" w14:textId="77777777">
        <w:tc>
          <w:tcPr>
            <w:tcW w:w="588" w:type="dxa"/>
          </w:tcPr>
          <w:p w14:paraId="28AF69B6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Stage 5: Ablação, análise de erros e discussão</w:t>
            </w:r>
          </w:p>
        </w:tc>
        <w:tc>
          <w:tcPr>
            <w:tcW w:w="588" w:type="dxa"/>
          </w:tcPr>
          <w:p w14:paraId="6C7722DD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1815785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A075E0F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7B0500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1F9CEB7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77C1D9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7F882542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250A5B66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9612CCD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00078A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6D21AA1B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3F87CF49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5827F890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10778C6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5550ED1B" w14:textId="77777777" w:rsidR="00165EEE" w:rsidRDefault="00165EEE">
            <w:pPr>
              <w:jc w:val="center"/>
            </w:pPr>
          </w:p>
        </w:tc>
      </w:tr>
      <w:tr w:rsidR="00165EEE" w14:paraId="4CCF3411" w14:textId="77777777">
        <w:tc>
          <w:tcPr>
            <w:tcW w:w="588" w:type="dxa"/>
          </w:tcPr>
          <w:p w14:paraId="01345332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Stage 6: Redação final e revisão</w:t>
            </w:r>
          </w:p>
        </w:tc>
        <w:tc>
          <w:tcPr>
            <w:tcW w:w="588" w:type="dxa"/>
          </w:tcPr>
          <w:p w14:paraId="4F68592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71317C58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27C2A57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0711483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D2CB55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734A217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93B3900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0069D61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18D046B1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0934AD7A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4EFD2CB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3F76833E" w14:textId="77777777" w:rsidR="00165EEE" w:rsidRDefault="00165EEE">
            <w:pPr>
              <w:jc w:val="center"/>
            </w:pPr>
          </w:p>
        </w:tc>
        <w:tc>
          <w:tcPr>
            <w:tcW w:w="588" w:type="dxa"/>
          </w:tcPr>
          <w:p w14:paraId="4095AC74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4905AA31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w="588" w:type="dxa"/>
          </w:tcPr>
          <w:p w14:paraId="795F01A6" w14:textId="77777777" w:rsidR="00165EEE" w:rsidRDefault="005F3E4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</w:tr>
    </w:tbl>
    <w:p w14:paraId="440D4645" w14:textId="77777777" w:rsidR="00165EEE" w:rsidRDefault="005F3E40">
      <w:r>
        <w:br w:type="page"/>
      </w:r>
    </w:p>
    <w:p w14:paraId="4C4D9397" w14:textId="77777777" w:rsidR="00165EEE" w:rsidRDefault="005F3E40">
      <w:pPr>
        <w:spacing w:after="360" w:line="480" w:lineRule="exact"/>
        <w:jc w:val="center"/>
      </w:pPr>
      <w:r>
        <w:rPr>
          <w:rFonts w:ascii="Times New Roman" w:hAnsi="Times New Roman"/>
          <w:b/>
          <w:sz w:val="24"/>
        </w:rPr>
        <w:lastRenderedPageBreak/>
        <w:t>REFERÊNCIAS</w:t>
      </w:r>
    </w:p>
    <w:p w14:paraId="5723EF7B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>FORMAL, T. et al. SPLADE v2: Sparse Lexical and Expansion Model for Information Retrieval. arXiv preprint arXiv:2109.10086, 2021.</w:t>
      </w:r>
    </w:p>
    <w:p w14:paraId="18A7238B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>KARPUKHIN, V. et al. Dense Passage Retrieval for Open-Domain Question Answering. In: Proceedings of EMNLP, 2020. p. 6769-6781.</w:t>
      </w:r>
    </w:p>
    <w:p w14:paraId="5F0B4783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>KHATTAB, O.; ZAHARIA, M. ColBERT: Efficient and Effective Passage Search via Contextualized Late Interaction over BERT. In: Proceedings of SIGIR, 2020. p. 39-48.</w:t>
      </w:r>
    </w:p>
    <w:p w14:paraId="4EC35963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 xml:space="preserve">LARSON, S. et al. An Evaluation </w:t>
      </w:r>
      <w:r w:rsidRPr="003721FE">
        <w:rPr>
          <w:rFonts w:ascii="Times New Roman" w:hAnsi="Times New Roman"/>
          <w:i/>
          <w:sz w:val="24"/>
          <w:rPrChange w:id="47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Dataset</w:t>
      </w:r>
      <w:r>
        <w:rPr>
          <w:rFonts w:ascii="Times New Roman" w:hAnsi="Times New Roman"/>
          <w:sz w:val="24"/>
        </w:rPr>
        <w:t xml:space="preserve"> for Intent Classification and Out-of-Scope Prediction. In: Proceedings of EMNLP-IJCNLP, 2019. p. 1311-1316.</w:t>
      </w:r>
    </w:p>
    <w:p w14:paraId="3748FAEA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>RAYO, L.; DE LA ROSA, A.; GARRIDO, A. A Hybrid Approach to Information Retrieval and Answer Generation for Regulatory Texts. In: Proceedings of COLING 2025, 2025.</w:t>
      </w:r>
    </w:p>
    <w:p w14:paraId="05CEB595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 xml:space="preserve">REIMERS, N.; GUREVYCH, I. Sentence-BERT: Sentence </w:t>
      </w:r>
      <w:r w:rsidRPr="003721FE">
        <w:rPr>
          <w:rFonts w:ascii="Times New Roman" w:hAnsi="Times New Roman"/>
          <w:i/>
          <w:sz w:val="24"/>
          <w:rPrChange w:id="48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Embeddings</w:t>
      </w:r>
      <w:r>
        <w:rPr>
          <w:rFonts w:ascii="Times New Roman" w:hAnsi="Times New Roman"/>
          <w:sz w:val="24"/>
        </w:rPr>
        <w:t xml:space="preserve"> using Siamese BERT-Networks. In: Proceedings of EMNLP-IJCNLP, 2019. p. 3982-3992.</w:t>
      </w:r>
    </w:p>
    <w:p w14:paraId="6618CF0C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>SOUZA, F.; NOGUEIRA, R.; LOTUFO, R. BERTimbau: Pretrained BERT Models for Brazilian Portuguese. In: Proceedings of BRACIS, 2020. p. 403-417.</w:t>
      </w:r>
    </w:p>
    <w:p w14:paraId="60CBE8DB" w14:textId="77777777" w:rsidR="00165EEE" w:rsidRDefault="005F3E40">
      <w:pPr>
        <w:spacing w:after="240" w:line="480" w:lineRule="exact"/>
        <w:jc w:val="both"/>
      </w:pPr>
      <w:r>
        <w:rPr>
          <w:rFonts w:ascii="Times New Roman" w:hAnsi="Times New Roman"/>
          <w:sz w:val="24"/>
        </w:rPr>
        <w:t xml:space="preserve">TUNSTALL, L. et al. Efficient </w:t>
      </w:r>
      <w:r w:rsidRPr="003721FE">
        <w:rPr>
          <w:rFonts w:ascii="Times New Roman" w:hAnsi="Times New Roman"/>
          <w:i/>
          <w:sz w:val="24"/>
          <w:rPrChange w:id="49" w:author="Cauê Leão" w:date="2026-04-21T16:06:00Z" w16du:dateUtc="2026-04-21T19:06:00Z">
            <w:rPr>
              <w:rFonts w:ascii="Times New Roman" w:hAnsi="Times New Roman"/>
              <w:sz w:val="24"/>
            </w:rPr>
          </w:rPrChange>
        </w:rPr>
        <w:t>Few-Shot</w:t>
      </w:r>
      <w:r>
        <w:rPr>
          <w:rFonts w:ascii="Times New Roman" w:hAnsi="Times New Roman"/>
          <w:sz w:val="24"/>
        </w:rPr>
        <w:t xml:space="preserve"> Learning Without Prompts. arXiv preprint arXiv:2209.11055, 2022.</w:t>
      </w:r>
    </w:p>
    <w:p w14:paraId="09B1102C" w14:textId="77777777" w:rsidR="00165EEE" w:rsidRDefault="005F3E40">
      <w:pPr>
        <w:spacing w:after="240" w:line="480" w:lineRule="exact"/>
        <w:jc w:val="both"/>
        <w:rPr>
          <w:ins w:id="50" w:author="Cauê Leão" w:date="2026-04-21T16:06:00Z" w16du:dateUtc="2026-04-21T19:06:00Z"/>
        </w:rPr>
      </w:pPr>
      <w:r>
        <w:rPr>
          <w:rFonts w:ascii="Times New Roman" w:hAnsi="Times New Roman"/>
          <w:sz w:val="24"/>
        </w:rPr>
        <w:t>ZHANG, Z. et al. Multi-Turn Intent Classification with Hierarchical Attention. In: Proceedings of NAACL, 2021. p. 1845-1855.</w:t>
      </w:r>
    </w:p>
    <w:p w14:paraId="68C63010" w14:textId="77777777" w:rsidR="00165EEE" w:rsidRDefault="005F3E40">
      <w:pPr>
        <w:spacing w:after="240" w:line="480" w:lineRule="auto"/>
        <w:jc w:val="both"/>
        <w:rPr>
          <w:ins w:id="51" w:author="Cauê Leão" w:date="2026-04-21T16:06:00Z" w16du:dateUtc="2026-04-21T19:06:00Z"/>
        </w:rPr>
      </w:pPr>
      <w:ins w:id="52" w:author="Cauê Leão" w:date="2026-04-21T16:06:00Z" w16du:dateUtc="2026-04-21T19:06:00Z">
        <w:r>
          <w:rPr>
            <w:rFonts w:ascii="Times New Roman" w:hAnsi="Times New Roman"/>
            <w:sz w:val="24"/>
          </w:rPr>
          <w:t>JOHNSON, J.; DOUZE, M.; JÉGOU, H. Billion-scale similarity search with GPUs. IEEE Transactions on Big Data, v. 7, n. 3, p. 535-547, 2019.</w:t>
        </w:r>
      </w:ins>
    </w:p>
    <w:p w14:paraId="162ECBFA" w14:textId="77777777" w:rsidR="00165EEE" w:rsidRDefault="005F3E40">
      <w:pPr>
        <w:spacing w:after="240" w:line="480" w:lineRule="auto"/>
        <w:jc w:val="both"/>
        <w:rPr>
          <w:ins w:id="53" w:author="Cauê Leão" w:date="2026-04-21T16:06:00Z" w16du:dateUtc="2026-04-21T19:06:00Z"/>
        </w:rPr>
      </w:pPr>
      <w:ins w:id="54" w:author="Cauê Leão" w:date="2026-04-21T16:06:00Z" w16du:dateUtc="2026-04-21T19:06:00Z">
        <w:r>
          <w:rPr>
            <w:rFonts w:ascii="Times New Roman" w:hAnsi="Times New Roman"/>
            <w:sz w:val="24"/>
          </w:rPr>
          <w:lastRenderedPageBreak/>
          <w:t xml:space="preserve">KE, G. et al. </w:t>
        </w:r>
        <w:proofErr w:type="spellStart"/>
        <w:r>
          <w:rPr>
            <w:rFonts w:ascii="Times New Roman" w:hAnsi="Times New Roman"/>
            <w:sz w:val="24"/>
          </w:rPr>
          <w:t>LightGBM</w:t>
        </w:r>
        <w:proofErr w:type="spellEnd"/>
        <w:r>
          <w:rPr>
            <w:rFonts w:ascii="Times New Roman" w:hAnsi="Times New Roman"/>
            <w:sz w:val="24"/>
          </w:rPr>
          <w:t>: A Highly Efficient Gradient Boosting Decision Tree. In: Advances in Neural Information Processing Systems 30 (</w:t>
        </w:r>
        <w:proofErr w:type="spellStart"/>
        <w:r>
          <w:rPr>
            <w:rFonts w:ascii="Times New Roman" w:hAnsi="Times New Roman"/>
            <w:sz w:val="24"/>
          </w:rPr>
          <w:t>NeurIPS</w:t>
        </w:r>
        <w:proofErr w:type="spellEnd"/>
        <w:r>
          <w:rPr>
            <w:rFonts w:ascii="Times New Roman" w:hAnsi="Times New Roman"/>
            <w:sz w:val="24"/>
          </w:rPr>
          <w:t xml:space="preserve"> 2017), 2017. p. 3149-3157.</w:t>
        </w:r>
      </w:ins>
    </w:p>
    <w:p w14:paraId="1C53FA75" w14:textId="77777777" w:rsidR="00165EEE" w:rsidRDefault="005F3E40">
      <w:pPr>
        <w:spacing w:after="240" w:line="480" w:lineRule="auto"/>
        <w:jc w:val="both"/>
        <w:rPr>
          <w:ins w:id="55" w:author="Cauê Leão" w:date="2026-04-21T16:06:00Z" w16du:dateUtc="2026-04-21T19:06:00Z"/>
        </w:rPr>
      </w:pPr>
      <w:ins w:id="56" w:author="Cauê Leão" w:date="2026-04-21T16:06:00Z" w16du:dateUtc="2026-04-21T19:06:00Z">
        <w:r>
          <w:rPr>
            <w:rFonts w:ascii="Times New Roman" w:hAnsi="Times New Roman"/>
            <w:sz w:val="24"/>
          </w:rPr>
          <w:t>PEDREGOSA, F. et al. Scikit-learn: Machine Learning in Python. Journal of Machine Learning Research, v. 12, p. 2825-2830, 2011.</w:t>
        </w:r>
      </w:ins>
    </w:p>
    <w:p w14:paraId="5CBC1CAA" w14:textId="77777777" w:rsidR="00165EEE" w:rsidRDefault="005F3E40">
      <w:pPr>
        <w:spacing w:after="240" w:line="480" w:lineRule="auto"/>
        <w:jc w:val="both"/>
        <w:rPr>
          <w:ins w:id="57" w:author="Cauê Leão" w:date="2026-04-21T16:06:00Z" w16du:dateUtc="2026-04-21T19:06:00Z"/>
        </w:rPr>
      </w:pPr>
      <w:ins w:id="58" w:author="Cauê Leão" w:date="2026-04-21T16:06:00Z" w16du:dateUtc="2026-04-21T19:06:00Z">
        <w:r>
          <w:rPr>
            <w:rFonts w:ascii="Times New Roman" w:hAnsi="Times New Roman"/>
            <w:sz w:val="24"/>
          </w:rPr>
          <w:t>ROBERTSON, S.; ZARAGOZA, H. The Probabilistic Relevance Framework: BM25 and Beyond. Foundations and Trends in Information Retrieval, v. 3, n. 4, p. 333-389, 2009.</w:t>
        </w:r>
      </w:ins>
    </w:p>
    <w:p w14:paraId="37A48E82" w14:textId="77777777" w:rsidR="00165EEE" w:rsidRDefault="005F3E40">
      <w:pPr>
        <w:spacing w:after="240" w:line="480" w:lineRule="auto"/>
        <w:jc w:val="both"/>
        <w:rPr>
          <w:ins w:id="59" w:author="Cauê Leão" w:date="2026-04-21T16:06:00Z" w16du:dateUtc="2026-04-21T19:06:00Z"/>
        </w:rPr>
      </w:pPr>
      <w:ins w:id="60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SAKAGUCHI, R. M. S. Brazilian Customer Service Conversations. </w:t>
        </w:r>
        <w:proofErr w:type="spellStart"/>
        <w:r>
          <w:rPr>
            <w:rFonts w:ascii="Times New Roman" w:hAnsi="Times New Roman"/>
            <w:sz w:val="24"/>
          </w:rPr>
          <w:t>HuggingFace</w:t>
        </w:r>
        <w:proofErr w:type="spellEnd"/>
        <w:r>
          <w:rPr>
            <w:rFonts w:ascii="Times New Roman" w:hAnsi="Times New Roman"/>
            <w:sz w:val="24"/>
          </w:rPr>
          <w:t xml:space="preserve">, 2023. </w:t>
        </w:r>
        <w:proofErr w:type="spellStart"/>
        <w:r>
          <w:rPr>
            <w:rFonts w:ascii="Times New Roman" w:hAnsi="Times New Roman"/>
            <w:sz w:val="24"/>
          </w:rPr>
          <w:t>Disponível</w:t>
        </w:r>
        <w:proofErr w:type="spellEnd"/>
        <w:r>
          <w:rPr>
            <w:rFonts w:ascii="Times New Roman" w:hAnsi="Times New Roman"/>
            <w:sz w:val="24"/>
          </w:rPr>
          <w:t xml:space="preserve"> </w:t>
        </w:r>
        <w:proofErr w:type="spellStart"/>
        <w:r>
          <w:rPr>
            <w:rFonts w:ascii="Times New Roman" w:hAnsi="Times New Roman"/>
            <w:sz w:val="24"/>
          </w:rPr>
          <w:t>em</w:t>
        </w:r>
        <w:proofErr w:type="spellEnd"/>
        <w:r>
          <w:rPr>
            <w:rFonts w:ascii="Times New Roman" w:hAnsi="Times New Roman"/>
            <w:sz w:val="24"/>
          </w:rPr>
          <w:t>: https://huggingface.co/datasets/RichardSakaguchiMS/brazilian-customer-service-conversations.</w:t>
        </w:r>
      </w:ins>
    </w:p>
    <w:p w14:paraId="3EFBE885" w14:textId="77777777" w:rsidR="00165EEE" w:rsidRDefault="005F3E40">
      <w:pPr>
        <w:spacing w:after="240" w:line="480" w:lineRule="auto"/>
        <w:jc w:val="both"/>
        <w:rPr>
          <w:ins w:id="61" w:author="Cauê Leão" w:date="2026-04-21T16:06:00Z" w16du:dateUtc="2026-04-21T19:06:00Z"/>
        </w:rPr>
      </w:pPr>
      <w:ins w:id="62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WANG, W. et al. </w:t>
        </w:r>
        <w:proofErr w:type="spellStart"/>
        <w:r>
          <w:rPr>
            <w:rFonts w:ascii="Times New Roman" w:hAnsi="Times New Roman"/>
            <w:sz w:val="24"/>
          </w:rPr>
          <w:t>MiniLM</w:t>
        </w:r>
        <w:proofErr w:type="spellEnd"/>
        <w:r>
          <w:rPr>
            <w:rFonts w:ascii="Times New Roman" w:hAnsi="Times New Roman"/>
            <w:sz w:val="24"/>
          </w:rPr>
          <w:t>: Deep Self-Attention Distillation for Task-Agnostic Compression of Pre-Trained Transformers. In: Advances in Neural Information Processing Systems 33 (</w:t>
        </w:r>
        <w:proofErr w:type="spellStart"/>
        <w:r>
          <w:rPr>
            <w:rFonts w:ascii="Times New Roman" w:hAnsi="Times New Roman"/>
            <w:sz w:val="24"/>
          </w:rPr>
          <w:t>NeurIPS</w:t>
        </w:r>
        <w:proofErr w:type="spellEnd"/>
        <w:r>
          <w:rPr>
            <w:rFonts w:ascii="Times New Roman" w:hAnsi="Times New Roman"/>
            <w:sz w:val="24"/>
          </w:rPr>
          <w:t xml:space="preserve"> 2020), 2020.</w:t>
        </w:r>
      </w:ins>
    </w:p>
    <w:p w14:paraId="6114013E" w14:textId="77777777" w:rsidR="00165EEE" w:rsidRDefault="005F3E40">
      <w:pPr>
        <w:spacing w:after="240" w:line="480" w:lineRule="auto"/>
        <w:jc w:val="both"/>
        <w:rPr>
          <w:ins w:id="63" w:author="Cauê Leão" w:date="2026-04-21T16:06:00Z" w16du:dateUtc="2026-04-21T19:06:00Z"/>
        </w:rPr>
      </w:pPr>
      <w:ins w:id="64" w:author="Cauê Leão" w:date="2026-04-21T16:06:00Z" w16du:dateUtc="2026-04-21T19:06:00Z">
        <w:r>
          <w:rPr>
            <w:rFonts w:ascii="Times New Roman" w:hAnsi="Times New Roman"/>
            <w:sz w:val="24"/>
          </w:rPr>
          <w:t>WILCOXON, F. Individual Comparisons by Ranking Methods. Biometrics Bulletin, v. 1, n. 6, p. 80-83, 1945.</w:t>
        </w:r>
      </w:ins>
    </w:p>
    <w:p w14:paraId="578099F0" w14:textId="77777777" w:rsidR="00165EEE" w:rsidRDefault="005F3E40">
      <w:pPr>
        <w:spacing w:after="240" w:line="480" w:lineRule="auto"/>
        <w:jc w:val="both"/>
        <w:rPr>
          <w:ins w:id="65" w:author="Cauê Leão" w:date="2026-04-21T16:06:00Z" w16du:dateUtc="2026-04-21T19:06:00Z"/>
        </w:rPr>
      </w:pPr>
      <w:ins w:id="66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CASANUEVA, I. et al. Efficient Intent Detection with Dual Sentence Encoders. In: Proceedings of the 2nd Workshop on NLP for </w:t>
        </w:r>
        <w:proofErr w:type="spellStart"/>
        <w:r>
          <w:rPr>
            <w:rFonts w:ascii="Times New Roman" w:hAnsi="Times New Roman"/>
            <w:sz w:val="24"/>
          </w:rPr>
          <w:t>ConvAI</w:t>
        </w:r>
        <w:proofErr w:type="spellEnd"/>
        <w:r>
          <w:rPr>
            <w:rFonts w:ascii="Times New Roman" w:hAnsi="Times New Roman"/>
            <w:sz w:val="24"/>
          </w:rPr>
          <w:t xml:space="preserve"> (ACL), 2020.</w:t>
        </w:r>
      </w:ins>
    </w:p>
    <w:p w14:paraId="7B9E7409" w14:textId="77777777" w:rsidR="00165EEE" w:rsidRDefault="005F3E40">
      <w:pPr>
        <w:spacing w:after="240" w:line="480" w:lineRule="auto"/>
        <w:jc w:val="both"/>
        <w:rPr>
          <w:ins w:id="67" w:author="Cauê Leão" w:date="2026-04-21T16:06:00Z" w16du:dateUtc="2026-04-21T19:06:00Z"/>
        </w:rPr>
      </w:pPr>
      <w:ins w:id="68" w:author="Cauê Leão" w:date="2026-04-21T16:06:00Z" w16du:dateUtc="2026-04-21T19:06:00Z">
        <w:r>
          <w:rPr>
            <w:rFonts w:ascii="Times New Roman" w:hAnsi="Times New Roman"/>
            <w:sz w:val="24"/>
          </w:rPr>
          <w:t>BOCCARDO, M.; FELTRIM, V. D. Automatic Question Classification in Portuguese: A Large-Scale Dataset and Comparative Evaluation of Classification Strategies. In: Proceedings of PROPOR 2026 (ACL Anthology), 2026. p. 436-445.</w:t>
        </w:r>
      </w:ins>
    </w:p>
    <w:p w14:paraId="08D67409" w14:textId="77777777" w:rsidR="00165EEE" w:rsidRDefault="005F3E40">
      <w:pPr>
        <w:spacing w:after="240" w:line="480" w:lineRule="auto"/>
        <w:jc w:val="both"/>
        <w:rPr>
          <w:ins w:id="69" w:author="Cauê Leão" w:date="2026-04-21T16:06:00Z" w16du:dateUtc="2026-04-21T19:06:00Z"/>
        </w:rPr>
      </w:pPr>
      <w:ins w:id="70" w:author="Cauê Leão" w:date="2026-04-21T16:06:00Z" w16du:dateUtc="2026-04-21T19:06:00Z">
        <w:r>
          <w:rPr>
            <w:rFonts w:ascii="Times New Roman" w:hAnsi="Times New Roman"/>
            <w:sz w:val="24"/>
          </w:rPr>
          <w:lastRenderedPageBreak/>
          <w:t>FARFAN-ESCOBEDO, J. D.; DOS REIS, J. C. Improved intent classification based on context information using a windows-based approach. arXiv:2411.06022, 2024.</w:t>
        </w:r>
      </w:ins>
    </w:p>
    <w:p w14:paraId="262E2D00" w14:textId="77777777" w:rsidR="00165EEE" w:rsidRDefault="005F3E40">
      <w:pPr>
        <w:spacing w:after="240" w:line="480" w:lineRule="auto"/>
        <w:jc w:val="both"/>
        <w:rPr>
          <w:ins w:id="71" w:author="Cauê Leão" w:date="2026-04-21T16:06:00Z" w16du:dateUtc="2026-04-21T19:06:00Z"/>
        </w:rPr>
      </w:pPr>
      <w:ins w:id="72" w:author="Cauê Leão" w:date="2026-04-21T16:06:00Z" w16du:dateUtc="2026-04-21T19:06:00Z">
        <w:r>
          <w:rPr>
            <w:rFonts w:ascii="Times New Roman" w:hAnsi="Times New Roman"/>
            <w:sz w:val="24"/>
          </w:rPr>
          <w:t xml:space="preserve">FERNANDES, L. C. et al. </w:t>
        </w:r>
        <w:proofErr w:type="spellStart"/>
        <w:r>
          <w:rPr>
            <w:rFonts w:ascii="Times New Roman" w:hAnsi="Times New Roman"/>
            <w:sz w:val="24"/>
          </w:rPr>
          <w:t>JurisTCU</w:t>
        </w:r>
        <w:proofErr w:type="spellEnd"/>
        <w:r>
          <w:rPr>
            <w:rFonts w:ascii="Times New Roman" w:hAnsi="Times New Roman"/>
            <w:sz w:val="24"/>
          </w:rPr>
          <w:t>: A Brazilian Portuguese Information Retrieval Dataset with Query Relevance Judgments. Language Resources and Evaluation, 2025. arXiv:2503.08379.</w:t>
        </w:r>
      </w:ins>
    </w:p>
    <w:p w14:paraId="54812786" w14:textId="77777777" w:rsidR="00165EEE" w:rsidRDefault="005F3E40">
      <w:pPr>
        <w:spacing w:after="240" w:line="480" w:lineRule="auto"/>
        <w:jc w:val="both"/>
        <w:rPr>
          <w:ins w:id="73" w:author="Cauê Leão" w:date="2026-04-21T16:06:00Z" w16du:dateUtc="2026-04-21T19:06:00Z"/>
        </w:rPr>
      </w:pPr>
      <w:ins w:id="74" w:author="Cauê Leão" w:date="2026-04-21T16:06:00Z" w16du:dateUtc="2026-04-21T19:06:00Z">
        <w:r>
          <w:rPr>
            <w:rFonts w:ascii="Times New Roman" w:hAnsi="Times New Roman"/>
            <w:sz w:val="24"/>
          </w:rPr>
          <w:t>RODRIGUES NETO, J. et al. Chatbot to Support Frequently Asked Questions from Students in Higher Education Institutions. In: Anais do ENIAC 2022 (SBC), 2022.</w:t>
        </w:r>
      </w:ins>
    </w:p>
    <w:p w14:paraId="79D6274D" w14:textId="77777777" w:rsidR="00165EEE" w:rsidRDefault="005F3E40">
      <w:pPr>
        <w:spacing w:after="240" w:line="480" w:lineRule="auto"/>
        <w:jc w:val="both"/>
        <w:pPrChange w:id="75" w:author="Cauê Leão" w:date="2026-04-21T16:06:00Z" w16du:dateUtc="2026-04-21T19:06:00Z">
          <w:pPr>
            <w:spacing w:after="240" w:line="480" w:lineRule="exact"/>
            <w:jc w:val="both"/>
          </w:pPr>
        </w:pPrChange>
      </w:pPr>
      <w:ins w:id="76" w:author="Cauê Leão" w:date="2026-04-21T16:06:00Z" w16du:dateUtc="2026-04-21T19:06:00Z">
        <w:r>
          <w:rPr>
            <w:rFonts w:ascii="Times New Roman" w:hAnsi="Times New Roman"/>
            <w:sz w:val="24"/>
          </w:rPr>
          <w:t>SOUZA, F. C.; NOGUEIRA, R. F.; LOTUFO, R. A. BERT Models for Brazilian Portuguese: Pretraining, Evaluation and Tokenization Analysis. Neurocomputing, v. 567, 2024.</w:t>
        </w:r>
      </w:ins>
    </w:p>
    <w:sectPr w:rsidR="00165EEE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119971">
    <w:abstractNumId w:val="8"/>
  </w:num>
  <w:num w:numId="2" w16cid:durableId="362830640">
    <w:abstractNumId w:val="6"/>
  </w:num>
  <w:num w:numId="3" w16cid:durableId="1363091373">
    <w:abstractNumId w:val="5"/>
  </w:num>
  <w:num w:numId="4" w16cid:durableId="128517762">
    <w:abstractNumId w:val="4"/>
  </w:num>
  <w:num w:numId="5" w16cid:durableId="627973723">
    <w:abstractNumId w:val="7"/>
  </w:num>
  <w:num w:numId="6" w16cid:durableId="538589650">
    <w:abstractNumId w:val="3"/>
  </w:num>
  <w:num w:numId="7" w16cid:durableId="1922253650">
    <w:abstractNumId w:val="2"/>
  </w:num>
  <w:num w:numId="8" w16cid:durableId="119108276">
    <w:abstractNumId w:val="1"/>
  </w:num>
  <w:num w:numId="9" w16cid:durableId="15590546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uê Leão">
    <w15:presenceInfo w15:providerId="Windows Live" w15:userId="bee5c596abc02b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EEE"/>
    <w:rsid w:val="0025165D"/>
    <w:rsid w:val="0029639D"/>
    <w:rsid w:val="0032286B"/>
    <w:rsid w:val="00326F90"/>
    <w:rsid w:val="003721FE"/>
    <w:rsid w:val="00544F0E"/>
    <w:rsid w:val="005F3E40"/>
    <w:rsid w:val="006C680E"/>
    <w:rsid w:val="007F45AD"/>
    <w:rsid w:val="00AA1D8D"/>
    <w:rsid w:val="00B47730"/>
    <w:rsid w:val="00BB5A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24212B9-0722-2146-BD9D-D9059A4F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3419</Words>
  <Characters>18468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Cauê Leão</cp:lastModifiedBy>
  <cp:revision>1</cp:revision>
  <dcterms:created xsi:type="dcterms:W3CDTF">2013-12-23T23:15:00Z</dcterms:created>
  <dcterms:modified xsi:type="dcterms:W3CDTF">2026-04-21T19:07:00Z</dcterms:modified>
  <cp:category/>
</cp:coreProperties>
</file>